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4B1577" w14:textId="77777777" w:rsidR="00EA4CD4" w:rsidRPr="001A37AC" w:rsidRDefault="00EA4CD4" w:rsidP="00EA4CD4">
      <w:pPr>
        <w:tabs>
          <w:tab w:val="left" w:pos="8400"/>
          <w:tab w:val="left" w:pos="9135"/>
        </w:tabs>
        <w:spacing w:line="300" w:lineRule="auto"/>
        <w:jc w:val="center"/>
        <w:rPr>
          <w:rFonts w:ascii="Times New Roman" w:hAnsi="Times New Roman" w:cs="Times New Roman"/>
          <w:b/>
          <w:sz w:val="72"/>
          <w:szCs w:val="72"/>
        </w:rPr>
      </w:pPr>
      <w:bookmarkStart w:id="0" w:name="_Toc483305332"/>
      <w:bookmarkStart w:id="1" w:name="_Toc484596913"/>
      <w:bookmarkStart w:id="2" w:name="_Toc484513531"/>
      <w:r w:rsidRPr="001A37AC">
        <w:rPr>
          <w:rFonts w:ascii="Times New Roman" w:hAnsi="Times New Roman" w:cs="Times New Roman"/>
          <w:noProof/>
        </w:rPr>
        <w:drawing>
          <wp:anchor distT="0" distB="0" distL="114300" distR="114300" simplePos="0" relativeHeight="251659264" behindDoc="0" locked="0" layoutInCell="1" allowOverlap="1" wp14:anchorId="5C69A8CF" wp14:editId="5C7E0109">
            <wp:simplePos x="0" y="0"/>
            <wp:positionH relativeFrom="margin">
              <wp:posOffset>95250</wp:posOffset>
            </wp:positionH>
            <wp:positionV relativeFrom="paragraph">
              <wp:posOffset>32385</wp:posOffset>
            </wp:positionV>
            <wp:extent cx="5463540" cy="1123315"/>
            <wp:effectExtent l="0" t="0" r="3810" b="635"/>
            <wp:wrapSquare wrapText="bothSides"/>
            <wp:docPr id="137" name="图片 137" descr="ECUT校徽（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ECUT校徽（横）"/>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63540" cy="1123315"/>
                    </a:xfrm>
                    <a:prstGeom prst="rect">
                      <a:avLst/>
                    </a:prstGeom>
                    <a:noFill/>
                    <a:ln>
                      <a:noFill/>
                    </a:ln>
                  </pic:spPr>
                </pic:pic>
              </a:graphicData>
            </a:graphic>
          </wp:anchor>
        </w:drawing>
      </w:r>
    </w:p>
    <w:p w14:paraId="6A836725" w14:textId="77777777" w:rsidR="00EA4CD4" w:rsidRPr="001A37AC" w:rsidRDefault="00EA4CD4" w:rsidP="00EA4CD4">
      <w:pPr>
        <w:tabs>
          <w:tab w:val="left" w:pos="8400"/>
          <w:tab w:val="left" w:pos="9135"/>
        </w:tabs>
        <w:spacing w:line="300" w:lineRule="auto"/>
        <w:jc w:val="center"/>
        <w:rPr>
          <w:rFonts w:ascii="Times New Roman" w:hAnsi="Times New Roman" w:cs="Times New Roman"/>
          <w:b/>
          <w:sz w:val="72"/>
          <w:szCs w:val="72"/>
        </w:rPr>
      </w:pPr>
    </w:p>
    <w:p w14:paraId="4E18EC61" w14:textId="77777777" w:rsidR="00EA4CD4" w:rsidRPr="001A37AC" w:rsidRDefault="00EA4CD4" w:rsidP="00EA4CD4">
      <w:pPr>
        <w:tabs>
          <w:tab w:val="left" w:pos="8400"/>
          <w:tab w:val="left" w:pos="9135"/>
        </w:tabs>
        <w:spacing w:line="300" w:lineRule="auto"/>
        <w:jc w:val="center"/>
        <w:rPr>
          <w:rFonts w:ascii="Times New Roman" w:eastAsia="宋体" w:hAnsi="Times New Roman" w:cs="Times New Roman"/>
          <w:b/>
          <w:sz w:val="72"/>
          <w:szCs w:val="72"/>
        </w:rPr>
      </w:pPr>
      <w:r w:rsidRPr="001A37AC">
        <w:rPr>
          <w:rFonts w:ascii="Times New Roman" w:eastAsia="宋体" w:hAnsi="Times New Roman" w:cs="Times New Roman"/>
          <w:b/>
          <w:sz w:val="72"/>
          <w:szCs w:val="72"/>
        </w:rPr>
        <w:t>毕</w:t>
      </w:r>
      <w:r w:rsidRPr="001A37AC">
        <w:rPr>
          <w:rFonts w:ascii="Times New Roman" w:eastAsia="宋体" w:hAnsi="Times New Roman" w:cs="Times New Roman"/>
          <w:b/>
          <w:sz w:val="72"/>
          <w:szCs w:val="72"/>
        </w:rPr>
        <w:t xml:space="preserve">  </w:t>
      </w:r>
      <w:r w:rsidRPr="001A37AC">
        <w:rPr>
          <w:rFonts w:ascii="Times New Roman" w:eastAsia="宋体" w:hAnsi="Times New Roman" w:cs="Times New Roman"/>
          <w:b/>
          <w:sz w:val="72"/>
          <w:szCs w:val="72"/>
        </w:rPr>
        <w:t>业</w:t>
      </w:r>
      <w:r w:rsidRPr="001A37AC">
        <w:rPr>
          <w:rFonts w:ascii="Times New Roman" w:eastAsia="宋体" w:hAnsi="Times New Roman" w:cs="Times New Roman"/>
          <w:b/>
          <w:sz w:val="72"/>
          <w:szCs w:val="72"/>
        </w:rPr>
        <w:t xml:space="preserve">  </w:t>
      </w:r>
      <w:r w:rsidRPr="001A37AC">
        <w:rPr>
          <w:rFonts w:ascii="Times New Roman" w:eastAsia="宋体" w:hAnsi="Times New Roman" w:cs="Times New Roman"/>
          <w:b/>
          <w:sz w:val="72"/>
          <w:szCs w:val="72"/>
        </w:rPr>
        <w:t>论</w:t>
      </w:r>
      <w:r w:rsidRPr="001A37AC">
        <w:rPr>
          <w:rFonts w:ascii="Times New Roman" w:eastAsia="宋体" w:hAnsi="Times New Roman" w:cs="Times New Roman"/>
          <w:b/>
          <w:sz w:val="72"/>
          <w:szCs w:val="72"/>
        </w:rPr>
        <w:t xml:space="preserve">  </w:t>
      </w:r>
      <w:r w:rsidRPr="001A37AC">
        <w:rPr>
          <w:rFonts w:ascii="Times New Roman" w:eastAsia="宋体" w:hAnsi="Times New Roman" w:cs="Times New Roman"/>
          <w:b/>
          <w:sz w:val="72"/>
          <w:szCs w:val="72"/>
        </w:rPr>
        <w:t>文</w:t>
      </w:r>
    </w:p>
    <w:p w14:paraId="2D311B55" w14:textId="77777777" w:rsidR="00EA4CD4" w:rsidRPr="001A37AC" w:rsidRDefault="00EA4CD4" w:rsidP="00EA4CD4">
      <w:pPr>
        <w:spacing w:line="300" w:lineRule="auto"/>
        <w:rPr>
          <w:rFonts w:ascii="Times New Roman" w:hAnsi="Times New Roman" w:cs="Times New Roman"/>
        </w:rPr>
      </w:pPr>
    </w:p>
    <w:p w14:paraId="4FF25A67" w14:textId="77777777" w:rsidR="00EA4CD4" w:rsidRPr="001A37AC" w:rsidRDefault="00EA4CD4" w:rsidP="00EA4CD4">
      <w:pPr>
        <w:spacing w:line="300" w:lineRule="auto"/>
        <w:rPr>
          <w:rFonts w:ascii="Times New Roman" w:hAnsi="Times New Roman" w:cs="Times New Roman"/>
        </w:rPr>
      </w:pPr>
    </w:p>
    <w:p w14:paraId="1F83090C" w14:textId="77777777" w:rsidR="001A37AC" w:rsidRPr="001A37AC" w:rsidRDefault="001A37AC" w:rsidP="00EA4CD4">
      <w:pPr>
        <w:spacing w:line="300" w:lineRule="auto"/>
        <w:rPr>
          <w:rFonts w:ascii="Times New Roman" w:hAnsi="Times New Roman" w:cs="Times New Roman"/>
        </w:rPr>
      </w:pPr>
    </w:p>
    <w:p w14:paraId="00FECCDB" w14:textId="77777777" w:rsidR="00EA4CD4" w:rsidRPr="001A37AC" w:rsidRDefault="00EA4CD4" w:rsidP="008B4771">
      <w:pPr>
        <w:ind w:left="1606" w:hangingChars="500" w:hanging="1606"/>
        <w:jc w:val="center"/>
        <w:rPr>
          <w:rFonts w:ascii="Times New Roman" w:eastAsia="宋体" w:hAnsi="Times New Roman" w:cs="Times New Roman"/>
          <w:b/>
          <w:sz w:val="36"/>
          <w:szCs w:val="36"/>
        </w:rPr>
      </w:pPr>
      <w:r w:rsidRPr="001A37AC">
        <w:rPr>
          <w:rFonts w:ascii="Times New Roman" w:eastAsia="宋体" w:hAnsi="Times New Roman" w:cs="Times New Roman"/>
          <w:b/>
          <w:bCs/>
          <w:sz w:val="32"/>
          <w:szCs w:val="32"/>
        </w:rPr>
        <w:t>题</w:t>
      </w:r>
      <w:r w:rsidRPr="001A37AC">
        <w:rPr>
          <w:rFonts w:ascii="Times New Roman" w:eastAsia="宋体" w:hAnsi="Times New Roman" w:cs="Times New Roman"/>
          <w:b/>
          <w:bCs/>
          <w:sz w:val="32"/>
          <w:szCs w:val="32"/>
        </w:rPr>
        <w:t xml:space="preserve">     </w:t>
      </w:r>
      <w:r w:rsidRPr="001A37AC">
        <w:rPr>
          <w:rFonts w:ascii="Times New Roman" w:eastAsia="宋体" w:hAnsi="Times New Roman" w:cs="Times New Roman"/>
          <w:b/>
          <w:bCs/>
          <w:sz w:val="32"/>
          <w:szCs w:val="32"/>
        </w:rPr>
        <w:t>目</w:t>
      </w:r>
      <w:r w:rsidRPr="001A37AC">
        <w:rPr>
          <w:rFonts w:ascii="Times New Roman" w:eastAsia="宋体" w:hAnsi="Times New Roman" w:cs="Times New Roman"/>
          <w:b/>
          <w:bCs/>
          <w:sz w:val="32"/>
          <w:szCs w:val="32"/>
        </w:rPr>
        <w:t xml:space="preserve"> </w:t>
      </w:r>
      <w:r w:rsidR="0018109A">
        <w:rPr>
          <w:rFonts w:ascii="Times New Roman" w:eastAsia="宋体" w:hAnsi="Times New Roman" w:cs="Times New Roman"/>
          <w:b/>
          <w:bCs/>
          <w:sz w:val="36"/>
          <w:szCs w:val="36"/>
          <w:u w:val="single"/>
        </w:rPr>
        <w:t>简易社区</w:t>
      </w:r>
      <w:r w:rsidRPr="001A37AC">
        <w:rPr>
          <w:rFonts w:ascii="Times New Roman" w:eastAsia="宋体" w:hAnsi="Times New Roman" w:cs="Times New Roman"/>
          <w:b/>
          <w:bCs/>
          <w:sz w:val="36"/>
          <w:szCs w:val="36"/>
          <w:u w:val="single"/>
        </w:rPr>
        <w:t>设计与实现</w:t>
      </w:r>
    </w:p>
    <w:p w14:paraId="4A05A993" w14:textId="77777777" w:rsidR="00EA4CD4" w:rsidRPr="001A37AC" w:rsidRDefault="00EA4CD4" w:rsidP="00EE20F5">
      <w:pPr>
        <w:ind w:left="1606" w:hangingChars="500" w:hanging="1606"/>
        <w:jc w:val="center"/>
        <w:rPr>
          <w:rFonts w:ascii="Times New Roman" w:eastAsia="宋体" w:hAnsi="Times New Roman" w:cs="Times New Roman"/>
          <w:b/>
          <w:sz w:val="32"/>
          <w:szCs w:val="32"/>
        </w:rPr>
      </w:pPr>
      <w:r w:rsidRPr="001A37AC">
        <w:rPr>
          <w:rFonts w:ascii="Times New Roman" w:eastAsia="宋体" w:hAnsi="Times New Roman" w:cs="Times New Roman"/>
          <w:b/>
          <w:bCs/>
          <w:sz w:val="32"/>
          <w:szCs w:val="32"/>
        </w:rPr>
        <w:t>英文题目</w:t>
      </w:r>
      <w:r w:rsidR="0018109A" w:rsidRPr="0018109A">
        <w:rPr>
          <w:rFonts w:ascii="Times New Roman" w:eastAsia="宋体" w:hAnsi="Times New Roman" w:cs="Times New Roman"/>
          <w:b/>
          <w:sz w:val="32"/>
          <w:szCs w:val="32"/>
          <w:u w:val="single"/>
        </w:rPr>
        <w:t>Design and Implementation of Simple Community</w:t>
      </w:r>
    </w:p>
    <w:p w14:paraId="56475933" w14:textId="77777777" w:rsidR="00EA4CD4" w:rsidRPr="001A37AC" w:rsidRDefault="00EA4CD4" w:rsidP="00EA4CD4">
      <w:pPr>
        <w:spacing w:line="300" w:lineRule="auto"/>
        <w:ind w:firstLineChars="540" w:firstLine="1134"/>
        <w:rPr>
          <w:rFonts w:ascii="Times New Roman" w:hAnsi="Times New Roman" w:cs="Times New Roman"/>
        </w:rPr>
      </w:pPr>
    </w:p>
    <w:p w14:paraId="0A35D4F2" w14:textId="77777777" w:rsidR="00EA4CD4" w:rsidRPr="001A37AC" w:rsidRDefault="00EA4CD4" w:rsidP="00EA4CD4">
      <w:pPr>
        <w:spacing w:line="300" w:lineRule="auto"/>
        <w:ind w:firstLineChars="100" w:firstLine="301"/>
        <w:jc w:val="center"/>
        <w:rPr>
          <w:rFonts w:ascii="Times New Roman" w:eastAsia="宋体" w:hAnsi="Times New Roman" w:cs="Times New Roman"/>
          <w:sz w:val="30"/>
          <w:szCs w:val="30"/>
        </w:rPr>
      </w:pPr>
      <w:r w:rsidRPr="001A37AC">
        <w:rPr>
          <w:rFonts w:ascii="Times New Roman" w:eastAsia="宋体" w:hAnsi="Times New Roman" w:cs="Times New Roman"/>
          <w:b/>
          <w:bCs/>
          <w:kern w:val="0"/>
          <w:sz w:val="30"/>
          <w:szCs w:val="30"/>
        </w:rPr>
        <w:t>学生姓名</w:t>
      </w:r>
      <w:r w:rsidRPr="001A37AC">
        <w:rPr>
          <w:rFonts w:ascii="Times New Roman" w:eastAsia="宋体" w:hAnsi="Times New Roman" w:cs="Times New Roman"/>
          <w:sz w:val="30"/>
          <w:szCs w:val="30"/>
        </w:rPr>
        <w:t>：</w:t>
      </w:r>
      <w:r w:rsidRPr="001A37AC">
        <w:rPr>
          <w:rFonts w:ascii="Times New Roman" w:eastAsia="宋体" w:hAnsi="Times New Roman" w:cs="Times New Roman"/>
          <w:b/>
          <w:sz w:val="30"/>
          <w:szCs w:val="30"/>
          <w:u w:val="single"/>
        </w:rPr>
        <w:t xml:space="preserve">   </w:t>
      </w:r>
      <w:r w:rsidR="0018109A">
        <w:rPr>
          <w:rFonts w:ascii="Times New Roman" w:eastAsia="宋体" w:hAnsi="Times New Roman" w:cs="Times New Roman" w:hint="eastAsia"/>
          <w:b/>
          <w:sz w:val="30"/>
          <w:szCs w:val="30"/>
          <w:u w:val="single"/>
        </w:rPr>
        <w:t>刘杰雨</w:t>
      </w:r>
      <w:r w:rsidRPr="001A37AC">
        <w:rPr>
          <w:rFonts w:ascii="Times New Roman" w:eastAsia="宋体" w:hAnsi="Times New Roman" w:cs="Times New Roman"/>
          <w:b/>
          <w:sz w:val="30"/>
          <w:szCs w:val="30"/>
          <w:u w:val="single"/>
        </w:rPr>
        <w:t xml:space="preserve">    </w:t>
      </w:r>
      <w:r w:rsidRPr="001A37AC">
        <w:rPr>
          <w:rFonts w:ascii="Times New Roman" w:eastAsia="宋体" w:hAnsi="Times New Roman" w:cs="Times New Roman"/>
          <w:b/>
          <w:sz w:val="30"/>
          <w:szCs w:val="30"/>
        </w:rPr>
        <w:t xml:space="preserve">   </w:t>
      </w:r>
      <w:r w:rsidRPr="001A37AC">
        <w:rPr>
          <w:rFonts w:ascii="Times New Roman" w:eastAsia="宋体" w:hAnsi="Times New Roman" w:cs="Times New Roman"/>
          <w:b/>
          <w:sz w:val="30"/>
          <w:szCs w:val="30"/>
        </w:rPr>
        <w:t>申请学位门类</w:t>
      </w:r>
      <w:r w:rsidRPr="001A37AC">
        <w:rPr>
          <w:rFonts w:ascii="Times New Roman" w:eastAsia="宋体" w:hAnsi="Times New Roman" w:cs="Times New Roman"/>
          <w:sz w:val="30"/>
          <w:szCs w:val="30"/>
        </w:rPr>
        <w:t>：</w:t>
      </w:r>
      <w:r w:rsidRPr="001A37AC">
        <w:rPr>
          <w:rFonts w:ascii="Times New Roman" w:eastAsia="宋体" w:hAnsi="Times New Roman" w:cs="Times New Roman"/>
          <w:b/>
          <w:sz w:val="30"/>
          <w:szCs w:val="30"/>
          <w:u w:val="single"/>
        </w:rPr>
        <w:t xml:space="preserve"> </w:t>
      </w:r>
      <w:r w:rsidRPr="001A37AC">
        <w:rPr>
          <w:rFonts w:ascii="Times New Roman" w:eastAsia="宋体" w:hAnsi="Times New Roman" w:cs="Times New Roman"/>
          <w:b/>
          <w:sz w:val="30"/>
          <w:szCs w:val="30"/>
          <w:u w:val="single"/>
        </w:rPr>
        <w:t>工学</w:t>
      </w:r>
    </w:p>
    <w:p w14:paraId="4E36EC1B" w14:textId="77777777" w:rsidR="00EA4CD4" w:rsidRPr="001A37AC" w:rsidRDefault="00EA4CD4" w:rsidP="00EA4CD4">
      <w:pPr>
        <w:spacing w:line="300" w:lineRule="auto"/>
        <w:ind w:firstLineChars="400" w:firstLine="1205"/>
        <w:rPr>
          <w:rFonts w:ascii="Times New Roman" w:eastAsia="宋体" w:hAnsi="Times New Roman" w:cs="Times New Roman"/>
          <w:sz w:val="30"/>
          <w:szCs w:val="30"/>
        </w:rPr>
      </w:pPr>
      <w:r w:rsidRPr="001A37AC">
        <w:rPr>
          <w:rFonts w:ascii="Times New Roman" w:eastAsia="宋体" w:hAnsi="Times New Roman" w:cs="Times New Roman"/>
          <w:b/>
          <w:bCs/>
          <w:kern w:val="0"/>
          <w:sz w:val="30"/>
          <w:szCs w:val="30"/>
        </w:rPr>
        <w:t>学</w:t>
      </w:r>
      <w:r w:rsidRPr="001A37AC">
        <w:rPr>
          <w:rFonts w:ascii="Times New Roman" w:eastAsia="宋体" w:hAnsi="Times New Roman" w:cs="Times New Roman"/>
          <w:b/>
          <w:bCs/>
          <w:kern w:val="0"/>
          <w:sz w:val="30"/>
          <w:szCs w:val="30"/>
        </w:rPr>
        <w:t xml:space="preserve">    </w:t>
      </w:r>
      <w:r w:rsidRPr="001A37AC">
        <w:rPr>
          <w:rFonts w:ascii="Times New Roman" w:eastAsia="宋体" w:hAnsi="Times New Roman" w:cs="Times New Roman"/>
          <w:b/>
          <w:bCs/>
          <w:kern w:val="0"/>
          <w:sz w:val="30"/>
          <w:szCs w:val="30"/>
        </w:rPr>
        <w:t>号</w:t>
      </w:r>
      <w:r w:rsidRPr="001A37AC">
        <w:rPr>
          <w:rFonts w:ascii="Times New Roman" w:eastAsia="宋体" w:hAnsi="Times New Roman" w:cs="Times New Roman"/>
          <w:sz w:val="30"/>
          <w:szCs w:val="30"/>
        </w:rPr>
        <w:t>：</w:t>
      </w:r>
      <w:r w:rsidRPr="001A37AC">
        <w:rPr>
          <w:rFonts w:ascii="Times New Roman" w:eastAsia="宋体" w:hAnsi="Times New Roman" w:cs="Times New Roman"/>
          <w:b/>
          <w:sz w:val="30"/>
          <w:szCs w:val="30"/>
          <w:u w:val="single"/>
        </w:rPr>
        <w:t xml:space="preserve">   </w:t>
      </w:r>
      <w:r w:rsidR="008B4771" w:rsidRPr="001A37AC">
        <w:rPr>
          <w:rFonts w:ascii="Times New Roman" w:eastAsia="宋体" w:hAnsi="Times New Roman" w:cs="Times New Roman"/>
          <w:b/>
          <w:sz w:val="30"/>
          <w:szCs w:val="30"/>
          <w:u w:val="single"/>
        </w:rPr>
        <w:t xml:space="preserve">    </w:t>
      </w:r>
      <w:r w:rsidRPr="001A37AC">
        <w:rPr>
          <w:rFonts w:ascii="Times New Roman" w:eastAsia="宋体" w:hAnsi="Times New Roman" w:cs="Times New Roman"/>
          <w:b/>
          <w:sz w:val="30"/>
          <w:szCs w:val="30"/>
          <w:u w:val="single"/>
        </w:rPr>
        <w:t xml:space="preserve">    </w:t>
      </w:r>
      <w:r w:rsidR="0018109A">
        <w:rPr>
          <w:rFonts w:ascii="Times New Roman" w:eastAsia="宋体" w:hAnsi="Times New Roman" w:cs="Times New Roman"/>
          <w:b/>
          <w:sz w:val="30"/>
          <w:szCs w:val="30"/>
          <w:u w:val="single"/>
        </w:rPr>
        <w:t>201520180336</w:t>
      </w:r>
      <w:r w:rsidRPr="001A37AC">
        <w:rPr>
          <w:rFonts w:ascii="Times New Roman" w:eastAsia="宋体" w:hAnsi="Times New Roman" w:cs="Times New Roman"/>
          <w:b/>
          <w:sz w:val="30"/>
          <w:szCs w:val="30"/>
          <w:u w:val="single"/>
        </w:rPr>
        <w:t xml:space="preserve"> </w:t>
      </w:r>
      <w:r w:rsidR="0018109A" w:rsidRPr="001A37AC">
        <w:rPr>
          <w:rFonts w:ascii="Times New Roman" w:eastAsia="宋体" w:hAnsi="Times New Roman" w:cs="Times New Roman"/>
          <w:b/>
          <w:sz w:val="30"/>
          <w:szCs w:val="30"/>
          <w:u w:val="single"/>
        </w:rPr>
        <w:t xml:space="preserve"> </w:t>
      </w:r>
      <w:r w:rsidRPr="001A37AC">
        <w:rPr>
          <w:rFonts w:ascii="Times New Roman" w:eastAsia="宋体" w:hAnsi="Times New Roman" w:cs="Times New Roman"/>
          <w:b/>
          <w:sz w:val="30"/>
          <w:szCs w:val="30"/>
          <w:u w:val="single"/>
        </w:rPr>
        <w:t xml:space="preserve">           </w:t>
      </w:r>
    </w:p>
    <w:p w14:paraId="2C0C9762" w14:textId="77777777" w:rsidR="00EA4CD4" w:rsidRPr="001A37AC" w:rsidRDefault="00EA4CD4" w:rsidP="00EA4CD4">
      <w:pPr>
        <w:spacing w:line="300" w:lineRule="auto"/>
        <w:ind w:firstLineChars="400" w:firstLine="1205"/>
        <w:rPr>
          <w:rFonts w:ascii="Times New Roman" w:eastAsia="宋体" w:hAnsi="Times New Roman" w:cs="Times New Roman"/>
          <w:sz w:val="30"/>
          <w:szCs w:val="30"/>
        </w:rPr>
      </w:pPr>
      <w:r w:rsidRPr="001A37AC">
        <w:rPr>
          <w:rFonts w:ascii="Times New Roman" w:eastAsia="宋体" w:hAnsi="Times New Roman" w:cs="Times New Roman"/>
          <w:b/>
          <w:bCs/>
          <w:kern w:val="0"/>
          <w:sz w:val="30"/>
          <w:szCs w:val="30"/>
        </w:rPr>
        <w:t>专</w:t>
      </w:r>
      <w:r w:rsidRPr="001A37AC">
        <w:rPr>
          <w:rFonts w:ascii="Times New Roman" w:eastAsia="宋体" w:hAnsi="Times New Roman" w:cs="Times New Roman"/>
          <w:b/>
          <w:bCs/>
          <w:kern w:val="0"/>
          <w:sz w:val="30"/>
          <w:szCs w:val="30"/>
        </w:rPr>
        <w:t xml:space="preserve">    </w:t>
      </w:r>
      <w:r w:rsidRPr="001A37AC">
        <w:rPr>
          <w:rFonts w:ascii="Times New Roman" w:eastAsia="宋体" w:hAnsi="Times New Roman" w:cs="Times New Roman"/>
          <w:b/>
          <w:bCs/>
          <w:kern w:val="0"/>
          <w:sz w:val="30"/>
          <w:szCs w:val="30"/>
        </w:rPr>
        <w:t>业</w:t>
      </w:r>
      <w:r w:rsidRPr="001A37AC">
        <w:rPr>
          <w:rFonts w:ascii="Times New Roman" w:eastAsia="宋体" w:hAnsi="Times New Roman" w:cs="Times New Roman"/>
          <w:bCs/>
          <w:kern w:val="0"/>
          <w:sz w:val="30"/>
          <w:szCs w:val="30"/>
        </w:rPr>
        <w:t>：</w:t>
      </w:r>
      <w:r w:rsidRPr="001A37AC">
        <w:rPr>
          <w:rFonts w:ascii="Times New Roman" w:eastAsia="宋体" w:hAnsi="Times New Roman" w:cs="Times New Roman"/>
          <w:b/>
          <w:sz w:val="30"/>
          <w:szCs w:val="30"/>
          <w:u w:val="single"/>
        </w:rPr>
        <w:t xml:space="preserve">          </w:t>
      </w:r>
      <w:r w:rsidR="0018109A">
        <w:rPr>
          <w:rFonts w:ascii="Times New Roman" w:eastAsia="宋体" w:hAnsi="Times New Roman" w:cs="Times New Roman" w:hint="eastAsia"/>
          <w:b/>
          <w:sz w:val="30"/>
          <w:szCs w:val="30"/>
          <w:u w:val="single"/>
        </w:rPr>
        <w:t>软件</w:t>
      </w:r>
      <w:r w:rsidRPr="001A37AC">
        <w:rPr>
          <w:rFonts w:ascii="Times New Roman" w:eastAsia="宋体" w:hAnsi="Times New Roman" w:cs="Times New Roman"/>
          <w:b/>
          <w:sz w:val="30"/>
          <w:szCs w:val="30"/>
          <w:u w:val="single"/>
        </w:rPr>
        <w:t>工程</w:t>
      </w:r>
      <w:r w:rsidR="0018109A">
        <w:rPr>
          <w:rFonts w:ascii="Times New Roman" w:eastAsia="宋体" w:hAnsi="Times New Roman" w:cs="Times New Roman" w:hint="eastAsia"/>
          <w:b/>
          <w:sz w:val="30"/>
          <w:szCs w:val="30"/>
          <w:u w:val="single"/>
        </w:rPr>
        <w:t>(</w:t>
      </w:r>
      <w:r w:rsidR="0018109A">
        <w:rPr>
          <w:rFonts w:ascii="Times New Roman" w:eastAsia="宋体" w:hAnsi="Times New Roman" w:cs="Times New Roman" w:hint="eastAsia"/>
          <w:b/>
          <w:sz w:val="30"/>
          <w:szCs w:val="30"/>
          <w:u w:val="single"/>
        </w:rPr>
        <w:t>嵌入式</w:t>
      </w:r>
      <w:r w:rsidR="0018109A">
        <w:rPr>
          <w:rFonts w:ascii="Times New Roman" w:eastAsia="宋体" w:hAnsi="Times New Roman" w:cs="Times New Roman"/>
          <w:b/>
          <w:sz w:val="30"/>
          <w:szCs w:val="30"/>
          <w:u w:val="single"/>
        </w:rPr>
        <w:t>)</w:t>
      </w:r>
      <w:r w:rsidRPr="001A37AC">
        <w:rPr>
          <w:rFonts w:ascii="Times New Roman" w:eastAsia="宋体" w:hAnsi="Times New Roman" w:cs="Times New Roman"/>
          <w:b/>
          <w:sz w:val="30"/>
          <w:szCs w:val="30"/>
          <w:u w:val="single"/>
        </w:rPr>
        <w:t xml:space="preserve">          </w:t>
      </w:r>
    </w:p>
    <w:p w14:paraId="7A1860B1" w14:textId="77777777" w:rsidR="00EA4CD4" w:rsidRPr="001A37AC" w:rsidRDefault="00EA4CD4" w:rsidP="00EA4CD4">
      <w:pPr>
        <w:spacing w:line="300" w:lineRule="auto"/>
        <w:ind w:firstLineChars="400" w:firstLine="1205"/>
        <w:rPr>
          <w:rFonts w:ascii="Times New Roman" w:eastAsia="宋体" w:hAnsi="Times New Roman" w:cs="Times New Roman"/>
          <w:sz w:val="30"/>
          <w:szCs w:val="30"/>
        </w:rPr>
      </w:pPr>
      <w:r w:rsidRPr="001A37AC">
        <w:rPr>
          <w:rFonts w:ascii="Times New Roman" w:eastAsia="宋体" w:hAnsi="Times New Roman" w:cs="Times New Roman"/>
          <w:b/>
          <w:bCs/>
          <w:kern w:val="0"/>
          <w:sz w:val="30"/>
          <w:szCs w:val="30"/>
        </w:rPr>
        <w:t>学</w:t>
      </w:r>
      <w:r w:rsidRPr="001A37AC">
        <w:rPr>
          <w:rFonts w:ascii="Times New Roman" w:eastAsia="宋体" w:hAnsi="Times New Roman" w:cs="Times New Roman"/>
          <w:b/>
          <w:bCs/>
          <w:kern w:val="0"/>
          <w:sz w:val="30"/>
          <w:szCs w:val="30"/>
        </w:rPr>
        <w:t xml:space="preserve">    </w:t>
      </w:r>
      <w:r w:rsidRPr="001A37AC">
        <w:rPr>
          <w:rFonts w:ascii="Times New Roman" w:eastAsia="宋体" w:hAnsi="Times New Roman" w:cs="Times New Roman"/>
          <w:b/>
          <w:bCs/>
          <w:kern w:val="0"/>
          <w:sz w:val="30"/>
          <w:szCs w:val="30"/>
        </w:rPr>
        <w:t>院</w:t>
      </w:r>
      <w:r w:rsidRPr="001A37AC">
        <w:rPr>
          <w:rFonts w:ascii="Times New Roman" w:eastAsia="宋体" w:hAnsi="Times New Roman" w:cs="Times New Roman"/>
          <w:sz w:val="30"/>
          <w:szCs w:val="30"/>
        </w:rPr>
        <w:t>：</w:t>
      </w:r>
      <w:r w:rsidRPr="001A37AC">
        <w:rPr>
          <w:rFonts w:ascii="Times New Roman" w:eastAsia="宋体" w:hAnsi="Times New Roman" w:cs="Times New Roman"/>
          <w:b/>
          <w:sz w:val="30"/>
          <w:szCs w:val="30"/>
          <w:u w:val="single"/>
        </w:rPr>
        <w:t xml:space="preserve">            </w:t>
      </w:r>
      <w:r w:rsidRPr="001A37AC">
        <w:rPr>
          <w:rFonts w:ascii="Times New Roman" w:eastAsia="宋体" w:hAnsi="Times New Roman" w:cs="Times New Roman"/>
          <w:b/>
          <w:sz w:val="30"/>
          <w:szCs w:val="30"/>
          <w:u w:val="single"/>
        </w:rPr>
        <w:t>软件学院</w:t>
      </w:r>
      <w:r w:rsidRPr="001A37AC">
        <w:rPr>
          <w:rFonts w:ascii="Times New Roman" w:eastAsia="宋体" w:hAnsi="Times New Roman" w:cs="Times New Roman"/>
          <w:b/>
          <w:sz w:val="30"/>
          <w:szCs w:val="30"/>
          <w:u w:val="single"/>
        </w:rPr>
        <w:t xml:space="preserve">               </w:t>
      </w:r>
    </w:p>
    <w:p w14:paraId="14425B31" w14:textId="77777777" w:rsidR="00EA4CD4" w:rsidRPr="001A37AC" w:rsidRDefault="00EA4CD4" w:rsidP="00EA4CD4">
      <w:pPr>
        <w:spacing w:line="300" w:lineRule="auto"/>
        <w:ind w:firstLineChars="400" w:firstLine="1205"/>
        <w:rPr>
          <w:rFonts w:ascii="Times New Roman" w:eastAsia="宋体" w:hAnsi="Times New Roman" w:cs="Times New Roman"/>
          <w:sz w:val="30"/>
          <w:szCs w:val="30"/>
        </w:rPr>
      </w:pPr>
      <w:r w:rsidRPr="001A37AC">
        <w:rPr>
          <w:rFonts w:ascii="Times New Roman" w:eastAsia="宋体" w:hAnsi="Times New Roman" w:cs="Times New Roman"/>
          <w:b/>
          <w:bCs/>
          <w:kern w:val="0"/>
          <w:sz w:val="30"/>
          <w:szCs w:val="30"/>
        </w:rPr>
        <w:t>指导教师</w:t>
      </w:r>
      <w:r w:rsidRPr="001A37AC">
        <w:rPr>
          <w:rFonts w:ascii="Times New Roman" w:eastAsia="宋体" w:hAnsi="Times New Roman" w:cs="Times New Roman"/>
          <w:bCs/>
          <w:sz w:val="30"/>
          <w:szCs w:val="30"/>
        </w:rPr>
        <w:t>：</w:t>
      </w:r>
      <w:r w:rsidRPr="001A37AC">
        <w:rPr>
          <w:rFonts w:ascii="Times New Roman" w:eastAsia="宋体" w:hAnsi="Times New Roman" w:cs="Times New Roman"/>
          <w:sz w:val="30"/>
          <w:szCs w:val="30"/>
          <w:u w:val="single"/>
        </w:rPr>
        <w:t xml:space="preserve"> </w:t>
      </w:r>
      <w:r w:rsidRPr="001A37AC">
        <w:rPr>
          <w:rFonts w:ascii="Times New Roman" w:eastAsia="宋体" w:hAnsi="Times New Roman" w:cs="Times New Roman"/>
          <w:b/>
          <w:sz w:val="30"/>
          <w:szCs w:val="30"/>
          <w:u w:val="single"/>
        </w:rPr>
        <w:t xml:space="preserve">    </w:t>
      </w:r>
      <w:r w:rsidR="0018109A">
        <w:rPr>
          <w:rFonts w:ascii="Times New Roman" w:eastAsia="宋体" w:hAnsi="Times New Roman" w:cs="Times New Roman" w:hint="eastAsia"/>
          <w:b/>
          <w:sz w:val="30"/>
          <w:szCs w:val="30"/>
          <w:u w:val="single"/>
        </w:rPr>
        <w:t>王同罕</w:t>
      </w:r>
      <w:r w:rsidRPr="001A37AC">
        <w:rPr>
          <w:rFonts w:ascii="Times New Roman" w:eastAsia="宋体" w:hAnsi="Times New Roman" w:cs="Times New Roman"/>
          <w:b/>
          <w:sz w:val="30"/>
          <w:szCs w:val="30"/>
          <w:u w:val="single"/>
        </w:rPr>
        <w:t xml:space="preserve">   </w:t>
      </w:r>
      <w:r w:rsidRPr="001A37AC">
        <w:rPr>
          <w:rFonts w:ascii="Times New Roman" w:eastAsia="宋体" w:hAnsi="Times New Roman" w:cs="Times New Roman"/>
          <w:sz w:val="30"/>
          <w:szCs w:val="30"/>
          <w:u w:val="single"/>
        </w:rPr>
        <w:t xml:space="preserve">  </w:t>
      </w:r>
      <w:r w:rsidRPr="001A37AC">
        <w:rPr>
          <w:rFonts w:ascii="Times New Roman" w:eastAsia="宋体" w:hAnsi="Times New Roman" w:cs="Times New Roman"/>
          <w:b/>
          <w:bCs/>
          <w:kern w:val="0"/>
          <w:sz w:val="30"/>
          <w:szCs w:val="30"/>
        </w:rPr>
        <w:t>职称：</w:t>
      </w:r>
      <w:r w:rsidRPr="001A37AC">
        <w:rPr>
          <w:rFonts w:ascii="Times New Roman" w:eastAsia="宋体" w:hAnsi="Times New Roman" w:cs="Times New Roman"/>
          <w:b/>
          <w:sz w:val="30"/>
          <w:szCs w:val="30"/>
          <w:u w:val="single"/>
        </w:rPr>
        <w:t xml:space="preserve">     </w:t>
      </w:r>
      <w:r w:rsidRPr="001A37AC">
        <w:rPr>
          <w:rFonts w:ascii="Times New Roman" w:eastAsia="宋体" w:hAnsi="Times New Roman" w:cs="Times New Roman"/>
          <w:b/>
          <w:sz w:val="30"/>
          <w:szCs w:val="30"/>
          <w:u w:val="single"/>
        </w:rPr>
        <w:t>讲师</w:t>
      </w:r>
      <w:r w:rsidRPr="001A37AC">
        <w:rPr>
          <w:rFonts w:ascii="Times New Roman" w:eastAsia="宋体" w:hAnsi="Times New Roman" w:cs="Times New Roman"/>
          <w:b/>
          <w:sz w:val="30"/>
          <w:szCs w:val="30"/>
          <w:u w:val="single"/>
        </w:rPr>
        <w:t xml:space="preserve">    </w:t>
      </w:r>
    </w:p>
    <w:p w14:paraId="50B12810" w14:textId="77777777" w:rsidR="00EA4CD4" w:rsidRPr="001A37AC" w:rsidRDefault="00EA4CD4" w:rsidP="00EA4CD4">
      <w:pPr>
        <w:tabs>
          <w:tab w:val="left" w:pos="8400"/>
          <w:tab w:val="left" w:pos="9135"/>
        </w:tabs>
        <w:spacing w:line="300" w:lineRule="auto"/>
        <w:jc w:val="center"/>
        <w:rPr>
          <w:rFonts w:ascii="Times New Roman" w:hAnsi="Times New Roman" w:cs="Times New Roman"/>
          <w:b/>
          <w:bCs/>
          <w:kern w:val="0"/>
          <w:sz w:val="30"/>
          <w:szCs w:val="30"/>
        </w:rPr>
      </w:pPr>
    </w:p>
    <w:p w14:paraId="375ACFAB" w14:textId="77777777" w:rsidR="00EA4CD4" w:rsidRPr="001A37AC" w:rsidRDefault="00EA4CD4" w:rsidP="00EA4CD4">
      <w:pPr>
        <w:tabs>
          <w:tab w:val="left" w:pos="8400"/>
          <w:tab w:val="left" w:pos="9135"/>
        </w:tabs>
        <w:spacing w:line="300" w:lineRule="auto"/>
        <w:jc w:val="center"/>
        <w:rPr>
          <w:rFonts w:ascii="Times New Roman" w:eastAsia="宋体" w:hAnsi="Times New Roman" w:cs="Times New Roman"/>
          <w:b/>
          <w:bCs/>
          <w:kern w:val="0"/>
          <w:sz w:val="30"/>
          <w:szCs w:val="30"/>
        </w:rPr>
      </w:pPr>
      <w:r w:rsidRPr="001A37AC">
        <w:rPr>
          <w:rFonts w:ascii="Times New Roman" w:eastAsia="宋体" w:hAnsi="Times New Roman" w:cs="Times New Roman"/>
          <w:b/>
          <w:bCs/>
          <w:kern w:val="0"/>
          <w:sz w:val="30"/>
          <w:szCs w:val="30"/>
        </w:rPr>
        <w:t>二</w:t>
      </w:r>
      <w:r w:rsidRPr="001A37AC">
        <w:rPr>
          <w:rFonts w:ascii="Times New Roman" w:eastAsia="宋体" w:hAnsi="Times New Roman" w:cs="Times New Roman"/>
          <w:b/>
          <w:bCs/>
          <w:kern w:val="0"/>
          <w:sz w:val="30"/>
          <w:szCs w:val="30"/>
        </w:rPr>
        <w:t xml:space="preserve"> 0 </w:t>
      </w:r>
      <w:r w:rsidRPr="001A37AC">
        <w:rPr>
          <w:rFonts w:ascii="Times New Roman" w:eastAsia="宋体" w:hAnsi="Times New Roman" w:cs="Times New Roman"/>
          <w:b/>
          <w:bCs/>
          <w:kern w:val="0"/>
          <w:sz w:val="30"/>
          <w:szCs w:val="30"/>
        </w:rPr>
        <w:t>一</w:t>
      </w:r>
      <w:r w:rsidRPr="001A37AC">
        <w:rPr>
          <w:rFonts w:ascii="Times New Roman" w:eastAsia="宋体" w:hAnsi="Times New Roman" w:cs="Times New Roman"/>
          <w:b/>
          <w:bCs/>
          <w:kern w:val="0"/>
          <w:sz w:val="30"/>
          <w:szCs w:val="30"/>
        </w:rPr>
        <w:t xml:space="preserve"> </w:t>
      </w:r>
      <w:r w:rsidR="00BF7B40">
        <w:rPr>
          <w:rFonts w:ascii="Times New Roman" w:eastAsia="宋体" w:hAnsi="Times New Roman" w:cs="Times New Roman" w:hint="eastAsia"/>
          <w:b/>
          <w:bCs/>
          <w:kern w:val="0"/>
          <w:sz w:val="30"/>
          <w:szCs w:val="30"/>
        </w:rPr>
        <w:t>九</w:t>
      </w:r>
      <w:r w:rsidRPr="001A37AC">
        <w:rPr>
          <w:rFonts w:ascii="Times New Roman" w:eastAsia="宋体" w:hAnsi="Times New Roman" w:cs="Times New Roman"/>
          <w:b/>
          <w:bCs/>
          <w:kern w:val="0"/>
          <w:sz w:val="30"/>
          <w:szCs w:val="30"/>
        </w:rPr>
        <w:t xml:space="preserve"> </w:t>
      </w:r>
      <w:r w:rsidRPr="001A37AC">
        <w:rPr>
          <w:rFonts w:ascii="Times New Roman" w:eastAsia="宋体" w:hAnsi="Times New Roman" w:cs="Times New Roman"/>
          <w:b/>
          <w:bCs/>
          <w:kern w:val="0"/>
          <w:sz w:val="30"/>
          <w:szCs w:val="30"/>
        </w:rPr>
        <w:t>年</w:t>
      </w:r>
      <w:r w:rsidRPr="001A37AC">
        <w:rPr>
          <w:rFonts w:ascii="Times New Roman" w:eastAsia="宋体" w:hAnsi="Times New Roman" w:cs="Times New Roman"/>
          <w:b/>
          <w:bCs/>
          <w:kern w:val="0"/>
          <w:sz w:val="30"/>
          <w:szCs w:val="30"/>
        </w:rPr>
        <w:t xml:space="preserve"> </w:t>
      </w:r>
      <w:r w:rsidR="00BF7B40">
        <w:rPr>
          <w:rFonts w:ascii="Times New Roman" w:eastAsia="宋体" w:hAnsi="Times New Roman" w:cs="Times New Roman" w:hint="eastAsia"/>
          <w:b/>
          <w:bCs/>
          <w:kern w:val="0"/>
          <w:sz w:val="30"/>
          <w:szCs w:val="30"/>
        </w:rPr>
        <w:t>四</w:t>
      </w:r>
      <w:r w:rsidRPr="001A37AC">
        <w:rPr>
          <w:rFonts w:ascii="Times New Roman" w:eastAsia="宋体" w:hAnsi="Times New Roman" w:cs="Times New Roman"/>
          <w:b/>
          <w:bCs/>
          <w:kern w:val="0"/>
          <w:sz w:val="30"/>
          <w:szCs w:val="30"/>
        </w:rPr>
        <w:t xml:space="preserve"> </w:t>
      </w:r>
      <w:r w:rsidRPr="001A37AC">
        <w:rPr>
          <w:rFonts w:ascii="Times New Roman" w:eastAsia="宋体" w:hAnsi="Times New Roman" w:cs="Times New Roman"/>
          <w:b/>
          <w:bCs/>
          <w:kern w:val="0"/>
          <w:sz w:val="30"/>
          <w:szCs w:val="30"/>
        </w:rPr>
        <w:t>月</w:t>
      </w:r>
      <w:r w:rsidRPr="001A37AC">
        <w:rPr>
          <w:rFonts w:ascii="Times New Roman" w:eastAsia="宋体" w:hAnsi="Times New Roman" w:cs="Times New Roman"/>
          <w:b/>
          <w:bCs/>
          <w:kern w:val="0"/>
          <w:sz w:val="30"/>
          <w:szCs w:val="30"/>
        </w:rPr>
        <w:t xml:space="preserve"> </w:t>
      </w:r>
      <w:r w:rsidRPr="001A37AC">
        <w:rPr>
          <w:rFonts w:ascii="Times New Roman" w:eastAsia="宋体" w:hAnsi="Times New Roman" w:cs="Times New Roman"/>
          <w:b/>
          <w:bCs/>
          <w:kern w:val="0"/>
          <w:sz w:val="30"/>
          <w:szCs w:val="30"/>
        </w:rPr>
        <w:t>二</w:t>
      </w:r>
      <w:r w:rsidRPr="001A37AC">
        <w:rPr>
          <w:rFonts w:ascii="Times New Roman" w:eastAsia="宋体" w:hAnsi="Times New Roman" w:cs="Times New Roman"/>
          <w:b/>
          <w:bCs/>
          <w:kern w:val="0"/>
          <w:sz w:val="30"/>
          <w:szCs w:val="30"/>
        </w:rPr>
        <w:t xml:space="preserve"> </w:t>
      </w:r>
      <w:r w:rsidRPr="001A37AC">
        <w:rPr>
          <w:rFonts w:ascii="Times New Roman" w:eastAsia="宋体" w:hAnsi="Times New Roman" w:cs="Times New Roman"/>
          <w:b/>
          <w:bCs/>
          <w:kern w:val="0"/>
          <w:sz w:val="30"/>
          <w:szCs w:val="30"/>
        </w:rPr>
        <w:t>十</w:t>
      </w:r>
      <w:r w:rsidR="00BF7B40">
        <w:rPr>
          <w:rFonts w:ascii="Times New Roman" w:eastAsia="宋体" w:hAnsi="Times New Roman" w:cs="Times New Roman" w:hint="eastAsia"/>
          <w:b/>
          <w:bCs/>
          <w:kern w:val="0"/>
          <w:sz w:val="30"/>
          <w:szCs w:val="30"/>
        </w:rPr>
        <w:t xml:space="preserve"> </w:t>
      </w:r>
      <w:r w:rsidR="00BF7B40">
        <w:rPr>
          <w:rFonts w:ascii="Times New Roman" w:eastAsia="宋体" w:hAnsi="Times New Roman" w:cs="Times New Roman" w:hint="eastAsia"/>
          <w:b/>
          <w:bCs/>
          <w:kern w:val="0"/>
          <w:sz w:val="30"/>
          <w:szCs w:val="30"/>
        </w:rPr>
        <w:t>六</w:t>
      </w:r>
      <w:r w:rsidRPr="001A37AC">
        <w:rPr>
          <w:rFonts w:ascii="Times New Roman" w:eastAsia="宋体" w:hAnsi="Times New Roman" w:cs="Times New Roman"/>
          <w:b/>
          <w:bCs/>
          <w:kern w:val="0"/>
          <w:sz w:val="30"/>
          <w:szCs w:val="30"/>
        </w:rPr>
        <w:t xml:space="preserve"> </w:t>
      </w:r>
      <w:r w:rsidRPr="001A37AC">
        <w:rPr>
          <w:rFonts w:ascii="Times New Roman" w:eastAsia="宋体" w:hAnsi="Times New Roman" w:cs="Times New Roman"/>
          <w:b/>
          <w:bCs/>
          <w:kern w:val="0"/>
          <w:sz w:val="30"/>
          <w:szCs w:val="30"/>
        </w:rPr>
        <w:t>日</w:t>
      </w:r>
    </w:p>
    <w:p w14:paraId="31DDB581" w14:textId="77777777" w:rsidR="008C7D9B" w:rsidRDefault="008C7D9B">
      <w:pPr>
        <w:tabs>
          <w:tab w:val="left" w:pos="8400"/>
          <w:tab w:val="left" w:pos="9135"/>
        </w:tabs>
        <w:spacing w:line="300" w:lineRule="auto"/>
        <w:jc w:val="center"/>
        <w:rPr>
          <w:rFonts w:ascii="Times New Roman" w:hAnsi="Times New Roman" w:cs="Times New Roman"/>
          <w:b/>
          <w:bCs/>
          <w:kern w:val="0"/>
          <w:sz w:val="32"/>
        </w:rPr>
      </w:pPr>
    </w:p>
    <w:p w14:paraId="2188DC4C" w14:textId="77777777" w:rsidR="004A0709" w:rsidRDefault="004A0709">
      <w:pPr>
        <w:tabs>
          <w:tab w:val="left" w:pos="8400"/>
          <w:tab w:val="left" w:pos="9135"/>
        </w:tabs>
        <w:spacing w:line="300" w:lineRule="auto"/>
        <w:jc w:val="center"/>
        <w:rPr>
          <w:rFonts w:ascii="Times New Roman" w:hAnsi="Times New Roman" w:cs="Times New Roman"/>
          <w:b/>
          <w:bCs/>
          <w:kern w:val="0"/>
          <w:sz w:val="32"/>
        </w:rPr>
      </w:pPr>
    </w:p>
    <w:p w14:paraId="1A781F8F" w14:textId="77777777" w:rsidR="004A0709" w:rsidRPr="001A37AC" w:rsidRDefault="004A0709">
      <w:pPr>
        <w:tabs>
          <w:tab w:val="left" w:pos="8400"/>
          <w:tab w:val="left" w:pos="9135"/>
        </w:tabs>
        <w:spacing w:line="300" w:lineRule="auto"/>
        <w:jc w:val="center"/>
        <w:rPr>
          <w:rFonts w:ascii="Times New Roman" w:hAnsi="Times New Roman" w:cs="Times New Roman"/>
          <w:b/>
          <w:bCs/>
          <w:kern w:val="0"/>
          <w:sz w:val="32"/>
        </w:rPr>
      </w:pPr>
    </w:p>
    <w:p w14:paraId="0D5F8386" w14:textId="77777777" w:rsidR="008C7D9B" w:rsidRPr="001A37AC" w:rsidRDefault="008F7F32">
      <w:pPr>
        <w:spacing w:line="360" w:lineRule="auto"/>
        <w:jc w:val="center"/>
        <w:rPr>
          <w:rFonts w:ascii="Times New Roman" w:eastAsia="楷体_GB2312" w:hAnsi="Times New Roman" w:cs="Times New Roman"/>
          <w:b/>
          <w:bCs/>
          <w:sz w:val="28"/>
          <w:szCs w:val="28"/>
        </w:rPr>
      </w:pPr>
      <w:r w:rsidRPr="001A37AC">
        <w:rPr>
          <w:rFonts w:ascii="Times New Roman" w:eastAsia="楷体_GB2312" w:hAnsi="Times New Roman" w:cs="Times New Roman"/>
          <w:b/>
          <w:bCs/>
          <w:sz w:val="28"/>
          <w:szCs w:val="28"/>
        </w:rPr>
        <w:lastRenderedPageBreak/>
        <w:t>作</w:t>
      </w:r>
      <w:r w:rsidRPr="001A37AC">
        <w:rPr>
          <w:rFonts w:ascii="Times New Roman" w:eastAsia="楷体_GB2312" w:hAnsi="Times New Roman" w:cs="Times New Roman"/>
          <w:b/>
          <w:bCs/>
          <w:sz w:val="28"/>
          <w:szCs w:val="28"/>
        </w:rPr>
        <w:t xml:space="preserve"> </w:t>
      </w:r>
      <w:r w:rsidRPr="001A37AC">
        <w:rPr>
          <w:rFonts w:ascii="Times New Roman" w:eastAsia="楷体_GB2312" w:hAnsi="Times New Roman" w:cs="Times New Roman"/>
          <w:b/>
          <w:bCs/>
          <w:sz w:val="28"/>
          <w:szCs w:val="28"/>
        </w:rPr>
        <w:t>者</w:t>
      </w:r>
      <w:r w:rsidRPr="001A37AC">
        <w:rPr>
          <w:rFonts w:ascii="Times New Roman" w:eastAsia="楷体_GB2312" w:hAnsi="Times New Roman" w:cs="Times New Roman"/>
          <w:b/>
          <w:bCs/>
          <w:sz w:val="28"/>
          <w:szCs w:val="28"/>
        </w:rPr>
        <w:t xml:space="preserve"> </w:t>
      </w:r>
      <w:r w:rsidRPr="001A37AC">
        <w:rPr>
          <w:rFonts w:ascii="Times New Roman" w:eastAsia="楷体_GB2312" w:hAnsi="Times New Roman" w:cs="Times New Roman"/>
          <w:b/>
          <w:bCs/>
          <w:sz w:val="28"/>
          <w:szCs w:val="28"/>
        </w:rPr>
        <w:t>声</w:t>
      </w:r>
      <w:r w:rsidRPr="001A37AC">
        <w:rPr>
          <w:rFonts w:ascii="Times New Roman" w:eastAsia="楷体_GB2312" w:hAnsi="Times New Roman" w:cs="Times New Roman"/>
          <w:b/>
          <w:bCs/>
          <w:sz w:val="28"/>
          <w:szCs w:val="28"/>
        </w:rPr>
        <w:t xml:space="preserve"> </w:t>
      </w:r>
      <w:r w:rsidRPr="001A37AC">
        <w:rPr>
          <w:rFonts w:ascii="Times New Roman" w:eastAsia="楷体_GB2312" w:hAnsi="Times New Roman" w:cs="Times New Roman"/>
          <w:b/>
          <w:bCs/>
          <w:sz w:val="28"/>
          <w:szCs w:val="28"/>
        </w:rPr>
        <w:t>明</w:t>
      </w:r>
    </w:p>
    <w:p w14:paraId="2445659A" w14:textId="77777777" w:rsidR="008C7D9B" w:rsidRPr="001A37AC" w:rsidRDefault="008C7D9B" w:rsidP="00D649DA">
      <w:pPr>
        <w:spacing w:line="360" w:lineRule="auto"/>
        <w:rPr>
          <w:rFonts w:ascii="Times New Roman" w:eastAsia="楷体_GB2312" w:hAnsi="Times New Roman" w:cs="Times New Roman"/>
          <w:b/>
          <w:bCs/>
          <w:sz w:val="28"/>
          <w:szCs w:val="28"/>
        </w:rPr>
      </w:pPr>
    </w:p>
    <w:p w14:paraId="15578816" w14:textId="77777777" w:rsidR="008C7D9B" w:rsidRPr="001A37AC" w:rsidRDefault="008F7F32">
      <w:pPr>
        <w:spacing w:line="360" w:lineRule="auto"/>
        <w:ind w:firstLineChars="200" w:firstLine="560"/>
        <w:rPr>
          <w:rFonts w:ascii="Times New Roman" w:eastAsia="楷体_GB2312" w:hAnsi="Times New Roman" w:cs="Times New Roman"/>
          <w:sz w:val="28"/>
          <w:szCs w:val="28"/>
        </w:rPr>
      </w:pPr>
      <w:r w:rsidRPr="001A37AC">
        <w:rPr>
          <w:rFonts w:ascii="Times New Roman" w:eastAsia="楷体_GB2312" w:hAnsi="Times New Roman" w:cs="Times New Roman"/>
          <w:sz w:val="28"/>
          <w:szCs w:val="28"/>
        </w:rPr>
        <w:t>本人郑重声明：所呈交的学位毕业设计（论文），是本人在</w:t>
      </w:r>
      <w:r w:rsidR="00366C52">
        <w:rPr>
          <w:rFonts w:ascii="微软雅黑" w:eastAsia="微软雅黑" w:hAnsi="微软雅黑" w:cs="微软雅黑" w:hint="eastAsia"/>
          <w:sz w:val="28"/>
          <w:szCs w:val="28"/>
        </w:rPr>
        <w:t>王同罕</w:t>
      </w:r>
      <w:r w:rsidRPr="001A37AC">
        <w:rPr>
          <w:rFonts w:ascii="Times New Roman" w:eastAsia="楷体_GB2312" w:hAnsi="Times New Roman" w:cs="Times New Roman"/>
          <w:sz w:val="28"/>
          <w:szCs w:val="28"/>
        </w:rPr>
        <w:t>老师的指导下，由本人独立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14:paraId="5A0C5DE0" w14:textId="77777777" w:rsidR="008C7D9B" w:rsidRPr="001A37AC" w:rsidRDefault="008F7F32">
      <w:pPr>
        <w:spacing w:line="360" w:lineRule="auto"/>
        <w:ind w:firstLineChars="200" w:firstLine="560"/>
        <w:rPr>
          <w:rFonts w:ascii="Times New Roman" w:eastAsia="楷体_GB2312" w:hAnsi="Times New Roman" w:cs="Times New Roman"/>
          <w:sz w:val="28"/>
          <w:szCs w:val="28"/>
        </w:rPr>
      </w:pPr>
      <w:r w:rsidRPr="001A37AC">
        <w:rPr>
          <w:rFonts w:ascii="Times New Roman" w:eastAsia="楷体_GB2312" w:hAnsi="Times New Roman" w:cs="Times New Roman"/>
          <w:sz w:val="28"/>
          <w:szCs w:val="28"/>
        </w:rPr>
        <w:t>本毕业设计（论文）成果归东华理工大学所有。</w:t>
      </w:r>
    </w:p>
    <w:p w14:paraId="277A48D2" w14:textId="77777777" w:rsidR="008C7D9B" w:rsidRPr="001A37AC" w:rsidRDefault="008F7F32">
      <w:pPr>
        <w:spacing w:line="360" w:lineRule="auto"/>
        <w:ind w:firstLineChars="200" w:firstLine="560"/>
        <w:rPr>
          <w:rFonts w:ascii="Times New Roman" w:eastAsia="楷体_GB2312" w:hAnsi="Times New Roman" w:cs="Times New Roman"/>
          <w:sz w:val="28"/>
          <w:szCs w:val="28"/>
        </w:rPr>
      </w:pPr>
      <w:r w:rsidRPr="001A37AC">
        <w:rPr>
          <w:rFonts w:ascii="Times New Roman" w:eastAsia="楷体_GB2312" w:hAnsi="Times New Roman" w:cs="Times New Roman"/>
          <w:sz w:val="28"/>
          <w:szCs w:val="28"/>
        </w:rPr>
        <w:t>特此声明。</w:t>
      </w:r>
    </w:p>
    <w:p w14:paraId="19487017" w14:textId="77777777" w:rsidR="008C7D9B" w:rsidRPr="001A37AC" w:rsidRDefault="008F7F32">
      <w:pPr>
        <w:spacing w:line="360" w:lineRule="auto"/>
        <w:ind w:firstLineChars="900" w:firstLine="2520"/>
        <w:rPr>
          <w:rFonts w:ascii="Times New Roman" w:eastAsia="楷体_GB2312" w:hAnsi="Times New Roman" w:cs="Times New Roman"/>
          <w:sz w:val="28"/>
          <w:szCs w:val="28"/>
        </w:rPr>
      </w:pPr>
      <w:r w:rsidRPr="001A37AC">
        <w:rPr>
          <w:rFonts w:ascii="Times New Roman" w:eastAsia="楷体_GB2312" w:hAnsi="Times New Roman" w:cs="Times New Roman"/>
          <w:sz w:val="28"/>
          <w:szCs w:val="28"/>
        </w:rPr>
        <w:t>毕业设计（论文）作者（签字）：</w:t>
      </w:r>
    </w:p>
    <w:p w14:paraId="0B00E6FE" w14:textId="77777777" w:rsidR="008C7D9B" w:rsidRPr="001A37AC" w:rsidRDefault="008F7F32">
      <w:pPr>
        <w:spacing w:line="360" w:lineRule="auto"/>
        <w:ind w:firstLineChars="200" w:firstLine="560"/>
        <w:rPr>
          <w:rFonts w:ascii="Times New Roman" w:eastAsia="楷体_GB2312" w:hAnsi="Times New Roman" w:cs="Times New Roman"/>
          <w:sz w:val="28"/>
          <w:szCs w:val="28"/>
        </w:rPr>
      </w:pPr>
      <w:r w:rsidRPr="001A37AC">
        <w:rPr>
          <w:rFonts w:ascii="Times New Roman" w:eastAsia="楷体_GB2312" w:hAnsi="Times New Roman" w:cs="Times New Roman"/>
          <w:sz w:val="28"/>
          <w:szCs w:val="28"/>
        </w:rPr>
        <w:t xml:space="preserve">                            </w:t>
      </w:r>
      <w:r w:rsidRPr="001A37AC">
        <w:rPr>
          <w:rFonts w:ascii="Times New Roman" w:eastAsia="楷体_GB2312" w:hAnsi="Times New Roman" w:cs="Times New Roman"/>
          <w:sz w:val="28"/>
          <w:szCs w:val="28"/>
        </w:rPr>
        <w:t>签字日期：</w:t>
      </w:r>
      <w:r w:rsidRPr="001A37AC">
        <w:rPr>
          <w:rFonts w:ascii="Times New Roman" w:eastAsia="楷体_GB2312" w:hAnsi="Times New Roman" w:cs="Times New Roman"/>
          <w:sz w:val="28"/>
          <w:szCs w:val="28"/>
        </w:rPr>
        <w:t xml:space="preserve">   </w:t>
      </w:r>
      <w:r w:rsidRPr="001A37AC">
        <w:rPr>
          <w:rFonts w:ascii="Times New Roman" w:eastAsia="楷体_GB2312" w:hAnsi="Times New Roman" w:cs="Times New Roman"/>
          <w:sz w:val="28"/>
          <w:szCs w:val="28"/>
        </w:rPr>
        <w:t>年</w:t>
      </w:r>
      <w:r w:rsidRPr="001A37AC">
        <w:rPr>
          <w:rFonts w:ascii="Times New Roman" w:eastAsia="楷体_GB2312" w:hAnsi="Times New Roman" w:cs="Times New Roman"/>
          <w:sz w:val="28"/>
          <w:szCs w:val="28"/>
        </w:rPr>
        <w:t xml:space="preserve">   </w:t>
      </w:r>
      <w:r w:rsidRPr="001A37AC">
        <w:rPr>
          <w:rFonts w:ascii="Times New Roman" w:eastAsia="楷体_GB2312" w:hAnsi="Times New Roman" w:cs="Times New Roman"/>
          <w:sz w:val="28"/>
          <w:szCs w:val="28"/>
        </w:rPr>
        <w:t>月</w:t>
      </w:r>
      <w:r w:rsidRPr="001A37AC">
        <w:rPr>
          <w:rFonts w:ascii="Times New Roman" w:eastAsia="楷体_GB2312" w:hAnsi="Times New Roman" w:cs="Times New Roman"/>
          <w:sz w:val="28"/>
          <w:szCs w:val="28"/>
        </w:rPr>
        <w:t xml:space="preserve">   </w:t>
      </w:r>
      <w:r w:rsidRPr="001A37AC">
        <w:rPr>
          <w:rFonts w:ascii="Times New Roman" w:eastAsia="楷体_GB2312" w:hAnsi="Times New Roman" w:cs="Times New Roman"/>
          <w:sz w:val="28"/>
          <w:szCs w:val="28"/>
        </w:rPr>
        <w:t>日</w:t>
      </w:r>
    </w:p>
    <w:p w14:paraId="3CAA6070" w14:textId="77777777" w:rsidR="008C7D9B" w:rsidRPr="001A37AC" w:rsidRDefault="008F7F32">
      <w:pPr>
        <w:spacing w:line="360" w:lineRule="auto"/>
        <w:ind w:firstLineChars="200" w:firstLine="560"/>
        <w:rPr>
          <w:rFonts w:ascii="Times New Roman" w:eastAsia="楷体_GB2312" w:hAnsi="Times New Roman" w:cs="Times New Roman"/>
          <w:sz w:val="28"/>
          <w:szCs w:val="28"/>
        </w:rPr>
      </w:pPr>
      <w:r w:rsidRPr="001A37AC">
        <w:rPr>
          <w:rFonts w:ascii="Times New Roman" w:eastAsia="楷体_GB2312" w:hAnsi="Times New Roman" w:cs="Times New Roman"/>
          <w:sz w:val="28"/>
          <w:szCs w:val="28"/>
        </w:rPr>
        <w:t>本人声明：该学位论文是本人指导学生完成的研究成果，已经审阅过论文的全部内容，并能够保证题目、关键词、摘要部分中英文内容的一致性和准确性。</w:t>
      </w:r>
    </w:p>
    <w:p w14:paraId="6F426B12" w14:textId="77777777" w:rsidR="008C7D9B" w:rsidRPr="001A37AC" w:rsidRDefault="008F7F32">
      <w:pPr>
        <w:spacing w:line="300" w:lineRule="auto"/>
        <w:ind w:firstLineChars="1350" w:firstLine="3780"/>
        <w:rPr>
          <w:rFonts w:ascii="Times New Roman" w:eastAsia="楷体_GB2312" w:hAnsi="Times New Roman" w:cs="Times New Roman"/>
          <w:sz w:val="28"/>
          <w:szCs w:val="28"/>
        </w:rPr>
      </w:pPr>
      <w:r w:rsidRPr="001A37AC">
        <w:rPr>
          <w:rFonts w:ascii="Times New Roman" w:eastAsia="楷体_GB2312" w:hAnsi="Times New Roman" w:cs="Times New Roman"/>
          <w:sz w:val="28"/>
          <w:szCs w:val="28"/>
        </w:rPr>
        <w:t>学位论文指导教师签名：</w:t>
      </w:r>
      <w:r w:rsidRPr="001A37AC">
        <w:rPr>
          <w:rFonts w:ascii="Times New Roman" w:eastAsia="楷体_GB2312" w:hAnsi="Times New Roman" w:cs="Times New Roman"/>
          <w:sz w:val="28"/>
          <w:szCs w:val="28"/>
        </w:rPr>
        <w:t xml:space="preserve">        </w:t>
      </w:r>
    </w:p>
    <w:p w14:paraId="62128F31" w14:textId="77777777" w:rsidR="008C7D9B" w:rsidRPr="001A37AC" w:rsidRDefault="008F7F32">
      <w:pPr>
        <w:spacing w:after="120" w:line="360" w:lineRule="auto"/>
        <w:ind w:leftChars="200" w:left="420" w:firstLineChars="2100" w:firstLine="5880"/>
        <w:rPr>
          <w:rFonts w:ascii="Times New Roman" w:eastAsia="楷体_GB2312" w:hAnsi="Times New Roman" w:cs="Times New Roman"/>
          <w:sz w:val="28"/>
          <w:szCs w:val="28"/>
        </w:rPr>
      </w:pPr>
      <w:r w:rsidRPr="001A37AC">
        <w:rPr>
          <w:rFonts w:ascii="Times New Roman" w:eastAsia="楷体_GB2312" w:hAnsi="Times New Roman" w:cs="Times New Roman"/>
          <w:sz w:val="28"/>
          <w:szCs w:val="28"/>
        </w:rPr>
        <w:t>年</w:t>
      </w:r>
      <w:r w:rsidRPr="001A37AC">
        <w:rPr>
          <w:rFonts w:ascii="Times New Roman" w:eastAsia="楷体_GB2312" w:hAnsi="Times New Roman" w:cs="Times New Roman"/>
          <w:sz w:val="28"/>
          <w:szCs w:val="28"/>
        </w:rPr>
        <w:t xml:space="preserve">   </w:t>
      </w:r>
      <w:r w:rsidRPr="001A37AC">
        <w:rPr>
          <w:rFonts w:ascii="Times New Roman" w:eastAsia="楷体_GB2312" w:hAnsi="Times New Roman" w:cs="Times New Roman"/>
          <w:sz w:val="28"/>
          <w:szCs w:val="28"/>
        </w:rPr>
        <w:t>月</w:t>
      </w:r>
      <w:r w:rsidRPr="001A37AC">
        <w:rPr>
          <w:rFonts w:ascii="Times New Roman" w:eastAsia="楷体_GB2312" w:hAnsi="Times New Roman" w:cs="Times New Roman"/>
          <w:sz w:val="28"/>
          <w:szCs w:val="28"/>
        </w:rPr>
        <w:t xml:space="preserve">   </w:t>
      </w:r>
      <w:r w:rsidRPr="001A37AC">
        <w:rPr>
          <w:rFonts w:ascii="Times New Roman" w:eastAsia="楷体_GB2312" w:hAnsi="Times New Roman" w:cs="Times New Roman"/>
          <w:sz w:val="28"/>
          <w:szCs w:val="28"/>
        </w:rPr>
        <w:t>日</w:t>
      </w:r>
    </w:p>
    <w:p w14:paraId="7D0C3C2A" w14:textId="77777777" w:rsidR="001A37AC" w:rsidRPr="001A37AC" w:rsidRDefault="001A37AC">
      <w:pPr>
        <w:spacing w:after="120" w:line="360" w:lineRule="auto"/>
        <w:ind w:leftChars="200" w:left="420" w:firstLineChars="2100" w:firstLine="5880"/>
        <w:rPr>
          <w:rFonts w:ascii="Times New Roman" w:eastAsia="楷体_GB2312" w:hAnsi="Times New Roman" w:cs="Times New Roman"/>
          <w:sz w:val="28"/>
          <w:szCs w:val="28"/>
        </w:rPr>
      </w:pPr>
    </w:p>
    <w:p w14:paraId="596D10A4" w14:textId="77777777" w:rsidR="001A37AC" w:rsidRPr="001A37AC" w:rsidRDefault="001A37AC">
      <w:pPr>
        <w:spacing w:after="120" w:line="360" w:lineRule="auto"/>
        <w:ind w:leftChars="200" w:left="420" w:firstLineChars="2100" w:firstLine="5880"/>
        <w:rPr>
          <w:rFonts w:ascii="Times New Roman" w:eastAsia="楷体_GB2312" w:hAnsi="Times New Roman" w:cs="Times New Roman"/>
          <w:sz w:val="28"/>
          <w:szCs w:val="28"/>
        </w:rPr>
      </w:pPr>
    </w:p>
    <w:p w14:paraId="4824474F" w14:textId="77777777" w:rsidR="001A37AC" w:rsidRPr="001A37AC" w:rsidRDefault="001A37AC" w:rsidP="001A37AC">
      <w:pPr>
        <w:spacing w:after="120" w:line="360" w:lineRule="auto"/>
        <w:rPr>
          <w:rFonts w:ascii="Times New Roman" w:eastAsia="楷体_GB2312" w:hAnsi="Times New Roman" w:cs="Times New Roman"/>
          <w:sz w:val="28"/>
          <w:szCs w:val="28"/>
        </w:rPr>
      </w:pPr>
    </w:p>
    <w:p w14:paraId="32D07279" w14:textId="77777777" w:rsidR="001A37AC" w:rsidRPr="001A37AC" w:rsidRDefault="001A37AC" w:rsidP="001A37AC">
      <w:pPr>
        <w:jc w:val="center"/>
        <w:rPr>
          <w:rFonts w:ascii="Times New Roman" w:eastAsia="宋体" w:hAnsi="Times New Roman" w:cs="Times New Roman"/>
          <w:b/>
          <w:sz w:val="32"/>
          <w:szCs w:val="32"/>
        </w:rPr>
      </w:pPr>
      <w:commentRangeStart w:id="3"/>
      <w:r w:rsidRPr="001A37AC">
        <w:rPr>
          <w:rFonts w:ascii="Times New Roman" w:eastAsia="宋体" w:hAnsi="Times New Roman" w:cs="Times New Roman"/>
          <w:b/>
          <w:sz w:val="32"/>
          <w:szCs w:val="32"/>
        </w:rPr>
        <w:lastRenderedPageBreak/>
        <w:t>Design and Implementation of One-Card Inquiry System Based On RFID Technology</w:t>
      </w:r>
      <w:commentRangeEnd w:id="3"/>
      <w:r w:rsidR="00782423">
        <w:rPr>
          <w:rStyle w:val="ae"/>
        </w:rPr>
        <w:commentReference w:id="3"/>
      </w:r>
    </w:p>
    <w:p w14:paraId="01C45E75" w14:textId="77777777" w:rsidR="001A37AC" w:rsidRPr="001A37AC" w:rsidRDefault="00274D61" w:rsidP="001A37AC">
      <w:pPr>
        <w:widowControl/>
        <w:jc w:val="center"/>
        <w:rPr>
          <w:rFonts w:ascii="Times New Roman" w:hAnsi="Times New Roman" w:cs="Times New Roman"/>
          <w:b/>
          <w:bCs/>
          <w:sz w:val="32"/>
        </w:rPr>
      </w:pPr>
      <w:r>
        <w:rPr>
          <w:rFonts w:ascii="Times New Roman" w:hAnsi="Times New Roman" w:cs="Times New Roman"/>
          <w:b/>
          <w:bCs/>
          <w:sz w:val="30"/>
          <w:szCs w:val="30"/>
        </w:rPr>
        <w:t>J</w:t>
      </w:r>
      <w:r>
        <w:rPr>
          <w:rFonts w:ascii="Times New Roman" w:hAnsi="Times New Roman" w:cs="Times New Roman" w:hint="eastAsia"/>
          <w:b/>
          <w:bCs/>
          <w:sz w:val="30"/>
          <w:szCs w:val="30"/>
        </w:rPr>
        <w:t>ieyu</w:t>
      </w:r>
      <w:r w:rsidR="00782423">
        <w:rPr>
          <w:rFonts w:ascii="Times New Roman" w:hAnsi="Times New Roman" w:cs="Times New Roman"/>
          <w:b/>
          <w:bCs/>
          <w:sz w:val="30"/>
          <w:szCs w:val="30"/>
        </w:rPr>
        <w:t xml:space="preserve"> </w:t>
      </w:r>
      <w:r>
        <w:rPr>
          <w:rFonts w:ascii="Times New Roman" w:hAnsi="Times New Roman" w:cs="Times New Roman"/>
          <w:b/>
          <w:bCs/>
          <w:sz w:val="30"/>
          <w:szCs w:val="30"/>
        </w:rPr>
        <w:t>Liu</w:t>
      </w:r>
    </w:p>
    <w:p w14:paraId="65686174" w14:textId="77777777" w:rsidR="001A37AC" w:rsidRPr="001A37AC" w:rsidRDefault="001A37AC" w:rsidP="001A37AC">
      <w:pPr>
        <w:widowControl/>
        <w:ind w:firstLineChars="1050" w:firstLine="3360"/>
        <w:rPr>
          <w:rFonts w:ascii="Times New Roman" w:hAnsi="Times New Roman" w:cs="Times New Roman"/>
          <w:sz w:val="32"/>
          <w:szCs w:val="32"/>
        </w:rPr>
      </w:pPr>
    </w:p>
    <w:p w14:paraId="706F8CC3" w14:textId="77777777" w:rsidR="001A37AC" w:rsidRPr="001A37AC" w:rsidRDefault="00A06FB9" w:rsidP="001A37AC">
      <w:pPr>
        <w:widowControl/>
        <w:jc w:val="center"/>
        <w:rPr>
          <w:rFonts w:ascii="Times New Roman" w:hAnsi="Times New Roman" w:cs="Times New Roman"/>
          <w:sz w:val="30"/>
          <w:szCs w:val="30"/>
        </w:rPr>
      </w:pPr>
      <w:r>
        <w:rPr>
          <w:rFonts w:ascii="Times New Roman" w:hAnsi="Times New Roman" w:cs="Times New Roman" w:hint="eastAsia"/>
          <w:sz w:val="30"/>
          <w:szCs w:val="30"/>
        </w:rPr>
        <w:t>April</w:t>
      </w:r>
      <w:r w:rsidR="001A37AC" w:rsidRPr="001A37AC">
        <w:rPr>
          <w:rFonts w:ascii="Times New Roman" w:hAnsi="Times New Roman" w:cs="Times New Roman"/>
          <w:sz w:val="30"/>
          <w:szCs w:val="30"/>
        </w:rPr>
        <w:t xml:space="preserve">  201</w:t>
      </w:r>
      <w:r w:rsidR="006F32D0">
        <w:rPr>
          <w:rFonts w:ascii="Times New Roman" w:hAnsi="Times New Roman" w:cs="Times New Roman"/>
          <w:sz w:val="30"/>
          <w:szCs w:val="30"/>
        </w:rPr>
        <w:t>9</w:t>
      </w:r>
    </w:p>
    <w:p w14:paraId="0277FBB8"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50008474"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3EE64257"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228BD92D"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6A175775"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1C83019E"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68E1C344"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380D02BC"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662EC9E0"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2C037F93"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1D420525"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08CC0EA6"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175A9E3F"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0A75833F"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5938CFBE" w14:textId="77777777" w:rsidR="001A37AC" w:rsidRPr="001A37AC" w:rsidRDefault="001A37AC" w:rsidP="001A37AC">
      <w:pPr>
        <w:tabs>
          <w:tab w:val="left" w:pos="8400"/>
          <w:tab w:val="left" w:pos="9135"/>
        </w:tabs>
        <w:spacing w:line="300" w:lineRule="auto"/>
        <w:jc w:val="center"/>
        <w:rPr>
          <w:rFonts w:ascii="Times New Roman" w:hAnsi="Times New Roman" w:cs="Times New Roman"/>
          <w:b/>
          <w:bCs/>
          <w:kern w:val="0"/>
          <w:sz w:val="32"/>
        </w:rPr>
      </w:pPr>
    </w:p>
    <w:p w14:paraId="73868D47" w14:textId="77777777" w:rsidR="001A37AC" w:rsidRPr="001A37AC" w:rsidRDefault="001A37AC" w:rsidP="001A37AC">
      <w:pPr>
        <w:spacing w:line="300" w:lineRule="auto"/>
        <w:ind w:firstLineChars="200" w:firstLine="720"/>
        <w:rPr>
          <w:rFonts w:ascii="Times New Roman" w:hAnsi="Times New Roman" w:cs="Times New Roman"/>
          <w:bCs/>
          <w:kern w:val="0"/>
          <w:sz w:val="36"/>
          <w:szCs w:val="36"/>
        </w:rPr>
      </w:pPr>
    </w:p>
    <w:p w14:paraId="0BE6D428" w14:textId="77777777" w:rsidR="001A37AC" w:rsidRPr="001A37AC" w:rsidRDefault="001A37AC" w:rsidP="001A37AC">
      <w:pPr>
        <w:spacing w:line="300" w:lineRule="auto"/>
        <w:ind w:firstLineChars="200" w:firstLine="720"/>
        <w:rPr>
          <w:rFonts w:ascii="Times New Roman" w:hAnsi="Times New Roman" w:cs="Times New Roman"/>
          <w:bCs/>
          <w:kern w:val="0"/>
          <w:sz w:val="36"/>
          <w:szCs w:val="36"/>
        </w:rPr>
      </w:pPr>
    </w:p>
    <w:p w14:paraId="3165C3A5" w14:textId="77777777" w:rsidR="001A37AC" w:rsidRPr="001A37AC" w:rsidRDefault="001A37AC">
      <w:pPr>
        <w:spacing w:after="120" w:line="360" w:lineRule="auto"/>
        <w:ind w:leftChars="200" w:left="420" w:firstLineChars="2100" w:firstLine="5880"/>
        <w:rPr>
          <w:rFonts w:ascii="Times New Roman" w:eastAsia="楷体_GB2312" w:hAnsi="Times New Roman" w:cs="Times New Roman" w:hint="eastAsia"/>
          <w:sz w:val="28"/>
          <w:szCs w:val="28"/>
        </w:rPr>
        <w:sectPr w:rsidR="001A37AC" w:rsidRPr="001A37AC">
          <w:footerReference w:type="default" r:id="rId12"/>
          <w:pgSz w:w="11906" w:h="16838"/>
          <w:pgMar w:top="1588" w:right="1418" w:bottom="1418" w:left="1418" w:header="907" w:footer="851" w:gutter="284"/>
          <w:pgNumType w:start="1"/>
          <w:cols w:space="425"/>
          <w:docGrid w:type="lines" w:linePitch="312"/>
        </w:sectPr>
      </w:pPr>
    </w:p>
    <w:p w14:paraId="280F64DD" w14:textId="77777777" w:rsidR="008C7D9B" w:rsidRPr="001A37AC" w:rsidRDefault="008F7F32" w:rsidP="00665F42">
      <w:pPr>
        <w:pStyle w:val="1"/>
        <w:spacing w:before="0" w:after="0" w:line="300" w:lineRule="auto"/>
        <w:jc w:val="center"/>
        <w:rPr>
          <w:rFonts w:ascii="Times New Roman" w:hAnsi="Times New Roman" w:cs="Times New Roman"/>
          <w:sz w:val="36"/>
          <w:szCs w:val="36"/>
        </w:rPr>
      </w:pPr>
      <w:bookmarkStart w:id="4" w:name="_Toc515355266"/>
      <w:bookmarkStart w:id="5" w:name="_Toc517518905"/>
      <w:bookmarkStart w:id="6" w:name="_Toc7028440"/>
      <w:r w:rsidRPr="001A37AC">
        <w:rPr>
          <w:rFonts w:ascii="Times New Roman" w:hAnsi="Times New Roman" w:cs="Times New Roman"/>
          <w:sz w:val="36"/>
          <w:szCs w:val="36"/>
        </w:rPr>
        <w:lastRenderedPageBreak/>
        <w:t>摘</w:t>
      </w:r>
      <w:r w:rsidRPr="001A37AC">
        <w:rPr>
          <w:rFonts w:ascii="Times New Roman" w:hAnsi="Times New Roman" w:cs="Times New Roman"/>
          <w:sz w:val="36"/>
          <w:szCs w:val="36"/>
        </w:rPr>
        <w:t xml:space="preserve">  </w:t>
      </w:r>
      <w:r w:rsidRPr="001A37AC">
        <w:rPr>
          <w:rFonts w:ascii="Times New Roman" w:hAnsi="Times New Roman" w:cs="Times New Roman"/>
          <w:sz w:val="36"/>
          <w:szCs w:val="36"/>
        </w:rPr>
        <w:t>要</w:t>
      </w:r>
      <w:bookmarkEnd w:id="0"/>
      <w:bookmarkEnd w:id="1"/>
      <w:bookmarkEnd w:id="2"/>
      <w:bookmarkEnd w:id="4"/>
      <w:bookmarkEnd w:id="5"/>
      <w:bookmarkEnd w:id="6"/>
    </w:p>
    <w:p w14:paraId="719D368B" w14:textId="3345607E" w:rsidR="008C7D9B" w:rsidRPr="00A757B8" w:rsidRDefault="005F1F35">
      <w:pPr>
        <w:spacing w:line="300" w:lineRule="auto"/>
        <w:ind w:firstLineChars="200" w:firstLine="480"/>
        <w:rPr>
          <w:rFonts w:ascii="宋体" w:eastAsia="宋体" w:hAnsi="宋体" w:cs="Times New Roman"/>
          <w:sz w:val="24"/>
          <w:szCs w:val="24"/>
        </w:rPr>
        <w:pPrChange w:id="7" w:author="王同罕" w:date="2019-05-04T15:40:00Z">
          <w:pPr>
            <w:spacing w:line="300" w:lineRule="auto"/>
            <w:ind w:firstLine="420"/>
          </w:pPr>
        </w:pPrChange>
      </w:pPr>
      <w:r w:rsidRPr="00A757B8">
        <w:rPr>
          <w:rFonts w:ascii="宋体" w:eastAsia="宋体" w:hAnsi="宋体" w:cs="Times New Roman"/>
          <w:sz w:val="24"/>
          <w:szCs w:val="24"/>
        </w:rPr>
        <w:t>随着信息技术的飞速发展以及信息交流方式的改变</w:t>
      </w:r>
      <w:r w:rsidRPr="00A757B8">
        <w:rPr>
          <w:rFonts w:ascii="宋体" w:eastAsia="宋体" w:hAnsi="宋体" w:cs="Times New Roman" w:hint="eastAsia"/>
          <w:sz w:val="24"/>
          <w:szCs w:val="24"/>
        </w:rPr>
        <w:t>，</w:t>
      </w:r>
      <w:del w:id="8" w:author="王同罕" w:date="2019-05-04T15:47:00Z">
        <w:r w:rsidRPr="00A757B8" w:rsidDel="008D7DA4">
          <w:rPr>
            <w:rFonts w:ascii="宋体" w:eastAsia="宋体" w:hAnsi="宋体" w:cs="Times New Roman" w:hint="eastAsia"/>
            <w:sz w:val="24"/>
            <w:szCs w:val="24"/>
          </w:rPr>
          <w:delText>人们交流方式都随着互联网的发展而改变，因此</w:delText>
        </w:r>
      </w:del>
      <w:r w:rsidR="0001128C" w:rsidRPr="00A757B8">
        <w:rPr>
          <w:rFonts w:ascii="宋体" w:eastAsia="宋体" w:hAnsi="宋体" w:cs="Times New Roman" w:hint="eastAsia"/>
          <w:sz w:val="24"/>
          <w:szCs w:val="24"/>
        </w:rPr>
        <w:t>社区网站</w:t>
      </w:r>
      <w:ins w:id="9" w:author="王同罕" w:date="2019-05-04T15:47:00Z">
        <w:r w:rsidR="008D7DA4">
          <w:rPr>
            <w:rFonts w:ascii="宋体" w:eastAsia="宋体" w:hAnsi="宋体" w:cs="Times New Roman" w:hint="eastAsia"/>
            <w:sz w:val="24"/>
            <w:szCs w:val="24"/>
          </w:rPr>
          <w:t>已经成为了一种新的沟通方式</w:t>
        </w:r>
      </w:ins>
      <w:ins w:id="10" w:author="王同罕" w:date="2019-05-04T15:49:00Z">
        <w:r w:rsidR="003C638A">
          <w:rPr>
            <w:rFonts w:ascii="宋体" w:eastAsia="宋体" w:hAnsi="宋体" w:cs="Times New Roman" w:hint="eastAsia"/>
            <w:sz w:val="24"/>
            <w:szCs w:val="24"/>
          </w:rPr>
          <w:t>。</w:t>
        </w:r>
      </w:ins>
      <w:del w:id="11" w:author="王同罕" w:date="2019-05-04T15:47:00Z">
        <w:r w:rsidRPr="00A757B8" w:rsidDel="008D7DA4">
          <w:rPr>
            <w:rFonts w:ascii="宋体" w:eastAsia="宋体" w:hAnsi="宋体" w:cs="Times New Roman" w:hint="eastAsia"/>
            <w:sz w:val="24"/>
            <w:szCs w:val="24"/>
          </w:rPr>
          <w:delText>存在</w:delText>
        </w:r>
        <w:r w:rsidR="0001128C" w:rsidRPr="00A757B8" w:rsidDel="008D7DA4">
          <w:rPr>
            <w:rFonts w:ascii="宋体" w:eastAsia="宋体" w:hAnsi="宋体" w:cs="Times New Roman" w:hint="eastAsia"/>
            <w:sz w:val="24"/>
            <w:szCs w:val="24"/>
          </w:rPr>
          <w:delText>的意义就在于</w:delText>
        </w:r>
      </w:del>
      <w:del w:id="12" w:author="王同罕" w:date="2019-05-04T15:48:00Z">
        <w:r w:rsidR="0001128C" w:rsidRPr="00A757B8" w:rsidDel="008D7DA4">
          <w:rPr>
            <w:rFonts w:ascii="宋体" w:eastAsia="宋体" w:hAnsi="宋体" w:cs="Times New Roman" w:hint="eastAsia"/>
            <w:sz w:val="24"/>
            <w:szCs w:val="24"/>
          </w:rPr>
          <w:delText>可以增进人与人之间的交流。</w:delText>
        </w:r>
      </w:del>
    </w:p>
    <w:p w14:paraId="37425E8B" w14:textId="77777777" w:rsidR="0001128C" w:rsidRPr="00A757B8" w:rsidRDefault="0001128C">
      <w:pPr>
        <w:spacing w:line="300" w:lineRule="auto"/>
        <w:ind w:firstLineChars="200" w:firstLine="480"/>
        <w:rPr>
          <w:rFonts w:ascii="宋体" w:eastAsia="宋体" w:hAnsi="宋体" w:cs="Times New Roman"/>
          <w:sz w:val="24"/>
          <w:szCs w:val="24"/>
        </w:rPr>
        <w:pPrChange w:id="13" w:author="王同罕" w:date="2019-05-04T15:41:00Z">
          <w:pPr>
            <w:spacing w:line="300" w:lineRule="auto"/>
            <w:ind w:firstLine="420"/>
          </w:pPr>
        </w:pPrChange>
      </w:pPr>
      <w:r w:rsidRPr="00A757B8">
        <w:rPr>
          <w:rFonts w:ascii="宋体" w:eastAsia="宋体" w:hAnsi="宋体" w:cs="Times New Roman"/>
          <w:sz w:val="24"/>
          <w:szCs w:val="24"/>
        </w:rPr>
        <w:t>简易社区交流平台主要针对于小区的所有成员</w:t>
      </w:r>
      <w:r w:rsidRPr="00A757B8">
        <w:rPr>
          <w:rFonts w:ascii="宋体" w:eastAsia="宋体" w:hAnsi="宋体" w:cs="Times New Roman" w:hint="eastAsia"/>
          <w:sz w:val="24"/>
          <w:szCs w:val="24"/>
        </w:rPr>
        <w:t>，</w:t>
      </w:r>
      <w:r w:rsidRPr="00A757B8">
        <w:rPr>
          <w:rFonts w:ascii="宋体" w:eastAsia="宋体" w:hAnsi="宋体" w:cs="Times New Roman"/>
          <w:sz w:val="24"/>
          <w:szCs w:val="24"/>
        </w:rPr>
        <w:t>一是将小区的管理一体化</w:t>
      </w:r>
      <w:r w:rsidRPr="00A757B8">
        <w:rPr>
          <w:rFonts w:ascii="宋体" w:eastAsia="宋体" w:hAnsi="宋体" w:cs="Times New Roman" w:hint="eastAsia"/>
          <w:sz w:val="24"/>
          <w:szCs w:val="24"/>
        </w:rPr>
        <w:t>，以住户为中心，</w:t>
      </w:r>
      <w:r w:rsidRPr="00A757B8">
        <w:rPr>
          <w:rFonts w:ascii="宋体" w:eastAsia="宋体" w:hAnsi="宋体" w:cs="Times New Roman"/>
          <w:sz w:val="24"/>
          <w:szCs w:val="24"/>
        </w:rPr>
        <w:t>达到便捷</w:t>
      </w:r>
      <w:r w:rsidRPr="00A757B8">
        <w:rPr>
          <w:rFonts w:ascii="宋体" w:eastAsia="宋体" w:hAnsi="宋体" w:cs="Times New Roman" w:hint="eastAsia"/>
          <w:sz w:val="24"/>
          <w:szCs w:val="24"/>
        </w:rPr>
        <w:t>、</w:t>
      </w:r>
      <w:r w:rsidRPr="00A757B8">
        <w:rPr>
          <w:rFonts w:ascii="宋体" w:eastAsia="宋体" w:hAnsi="宋体" w:cs="Times New Roman"/>
          <w:sz w:val="24"/>
          <w:szCs w:val="24"/>
        </w:rPr>
        <w:t>有序</w:t>
      </w:r>
      <w:r w:rsidRPr="00A757B8">
        <w:rPr>
          <w:rFonts w:ascii="宋体" w:eastAsia="宋体" w:hAnsi="宋体" w:cs="Times New Roman" w:hint="eastAsia"/>
          <w:sz w:val="24"/>
          <w:szCs w:val="24"/>
        </w:rPr>
        <w:t>、高效的服务平台；二是增进小区成员之间的交流，</w:t>
      </w:r>
      <w:r w:rsidR="001C7A60" w:rsidRPr="00A757B8">
        <w:rPr>
          <w:rFonts w:ascii="宋体" w:eastAsia="宋体" w:hAnsi="宋体" w:cs="Times New Roman" w:hint="eastAsia"/>
          <w:sz w:val="24"/>
          <w:szCs w:val="24"/>
        </w:rPr>
        <w:t>在平台上可以相互交谈、意见表达、平等交流，增加相互之间的感情。</w:t>
      </w:r>
    </w:p>
    <w:p w14:paraId="0831D1A4" w14:textId="1CDCC275" w:rsidR="001C7A60" w:rsidRPr="00A757B8" w:rsidRDefault="001C7A60">
      <w:pPr>
        <w:spacing w:line="300" w:lineRule="auto"/>
        <w:ind w:firstLineChars="200" w:firstLine="480"/>
        <w:rPr>
          <w:rFonts w:ascii="宋体" w:eastAsia="宋体" w:hAnsi="宋体" w:cs="Times New Roman"/>
          <w:sz w:val="24"/>
          <w:szCs w:val="24"/>
        </w:rPr>
        <w:pPrChange w:id="14" w:author="王同罕" w:date="2019-05-04T15:41:00Z">
          <w:pPr>
            <w:spacing w:line="300" w:lineRule="auto"/>
            <w:ind w:firstLine="420"/>
          </w:pPr>
        </w:pPrChange>
      </w:pPr>
      <w:r w:rsidRPr="00A757B8">
        <w:rPr>
          <w:rFonts w:ascii="宋体" w:eastAsia="宋体" w:hAnsi="宋体" w:cs="Times New Roman"/>
          <w:sz w:val="24"/>
          <w:szCs w:val="24"/>
        </w:rPr>
        <w:t>本文通过对部分小区的需求调研的基础上</w:t>
      </w:r>
      <w:r w:rsidRPr="00A757B8">
        <w:rPr>
          <w:rFonts w:ascii="宋体" w:eastAsia="宋体" w:hAnsi="宋体" w:cs="Times New Roman" w:hint="eastAsia"/>
          <w:sz w:val="24"/>
          <w:szCs w:val="24"/>
        </w:rPr>
        <w:t>，根据调研结果做出了相对应的解决方案，</w:t>
      </w:r>
      <w:del w:id="15" w:author="王同罕" w:date="2019-05-04T15:50:00Z">
        <w:r w:rsidRPr="00A757B8" w:rsidDel="00334712">
          <w:rPr>
            <w:rFonts w:ascii="宋体" w:eastAsia="宋体" w:hAnsi="宋体" w:cs="Times New Roman" w:hint="eastAsia"/>
            <w:sz w:val="24"/>
            <w:szCs w:val="24"/>
          </w:rPr>
          <w:delText>进而</w:delText>
        </w:r>
      </w:del>
      <w:ins w:id="16" w:author="王同罕" w:date="2019-05-04T15:50:00Z">
        <w:r w:rsidR="00334712">
          <w:rPr>
            <w:rFonts w:ascii="宋体" w:eastAsia="宋体" w:hAnsi="宋体" w:cs="Times New Roman" w:hint="eastAsia"/>
            <w:sz w:val="24"/>
            <w:szCs w:val="24"/>
          </w:rPr>
          <w:t>通过</w:t>
        </w:r>
      </w:ins>
      <w:r w:rsidRPr="00A757B8">
        <w:rPr>
          <w:rFonts w:ascii="宋体" w:eastAsia="宋体" w:hAnsi="宋体" w:cs="Times New Roman" w:hint="eastAsia"/>
          <w:sz w:val="24"/>
          <w:szCs w:val="24"/>
        </w:rPr>
        <w:t>选择相关适用的技术框架</w:t>
      </w:r>
      <w:r w:rsidR="00E6404A" w:rsidRPr="00A757B8">
        <w:rPr>
          <w:rFonts w:ascii="宋体" w:eastAsia="宋体" w:hAnsi="宋体" w:cs="Times New Roman" w:hint="eastAsia"/>
          <w:sz w:val="24"/>
          <w:szCs w:val="24"/>
        </w:rPr>
        <w:t>和显示界面</w:t>
      </w:r>
      <w:r w:rsidR="00F42DFE" w:rsidRPr="00A757B8">
        <w:rPr>
          <w:rFonts w:ascii="宋体" w:eastAsia="宋体" w:hAnsi="宋体" w:cs="Times New Roman" w:hint="eastAsia"/>
          <w:sz w:val="24"/>
          <w:szCs w:val="24"/>
        </w:rPr>
        <w:t>样式</w:t>
      </w:r>
      <w:del w:id="17" w:author="王同罕" w:date="2019-05-04T15:50:00Z">
        <w:r w:rsidRPr="00A757B8" w:rsidDel="00334712">
          <w:rPr>
            <w:rFonts w:ascii="宋体" w:eastAsia="宋体" w:hAnsi="宋体" w:cs="Times New Roman" w:hint="eastAsia"/>
            <w:sz w:val="24"/>
            <w:szCs w:val="24"/>
          </w:rPr>
          <w:delText>；</w:delText>
        </w:r>
      </w:del>
      <w:ins w:id="18" w:author="王同罕" w:date="2019-05-04T15:50:00Z">
        <w:r w:rsidR="00334712">
          <w:rPr>
            <w:rFonts w:ascii="宋体" w:eastAsia="宋体" w:hAnsi="宋体" w:cs="Times New Roman" w:hint="eastAsia"/>
            <w:sz w:val="24"/>
            <w:szCs w:val="24"/>
          </w:rPr>
          <w:t>，</w:t>
        </w:r>
      </w:ins>
      <w:r w:rsidRPr="00A757B8">
        <w:rPr>
          <w:rFonts w:ascii="宋体" w:eastAsia="宋体" w:hAnsi="宋体" w:cs="Times New Roman" w:hint="eastAsia"/>
          <w:sz w:val="24"/>
          <w:szCs w:val="24"/>
        </w:rPr>
        <w:t>最终</w:t>
      </w:r>
      <w:r w:rsidRPr="00A757B8">
        <w:rPr>
          <w:rFonts w:ascii="宋体" w:eastAsia="宋体" w:hAnsi="宋体" w:cs="Times New Roman"/>
          <w:sz w:val="24"/>
          <w:szCs w:val="24"/>
        </w:rPr>
        <w:t>选定</w:t>
      </w:r>
      <w:r w:rsidR="00386719">
        <w:rPr>
          <w:rFonts w:ascii="宋体" w:eastAsia="宋体" w:hAnsi="宋体" w:cs="Times New Roman" w:hint="eastAsia"/>
          <w:sz w:val="24"/>
          <w:szCs w:val="24"/>
        </w:rPr>
        <w:t>了</w:t>
      </w:r>
      <w:r w:rsidR="00386719">
        <w:rPr>
          <w:rFonts w:ascii="宋体" w:eastAsia="宋体" w:hAnsi="宋体" w:cs="Times New Roman"/>
          <w:sz w:val="24"/>
          <w:szCs w:val="24"/>
        </w:rPr>
        <w:t>两种框架</w:t>
      </w:r>
      <w:ins w:id="19" w:author="王同罕" w:date="2019-05-04T15:50:00Z">
        <w:r w:rsidR="00334712">
          <w:rPr>
            <w:rFonts w:ascii="宋体" w:eastAsia="宋体" w:hAnsi="宋体" w:cs="Times New Roman"/>
            <w:sz w:val="24"/>
            <w:szCs w:val="24"/>
          </w:rPr>
          <w:t>，即</w:t>
        </w:r>
      </w:ins>
      <w:del w:id="20" w:author="王同罕" w:date="2019-05-04T15:50:00Z">
        <w:r w:rsidR="00386719" w:rsidDel="00334712">
          <w:rPr>
            <w:rFonts w:ascii="宋体" w:eastAsia="宋体" w:hAnsi="宋体" w:cs="Times New Roman" w:hint="eastAsia"/>
            <w:sz w:val="24"/>
            <w:szCs w:val="24"/>
          </w:rPr>
          <w:delText>：</w:delText>
        </w:r>
      </w:del>
      <w:r w:rsidR="00386719">
        <w:rPr>
          <w:rFonts w:ascii="宋体" w:eastAsia="宋体" w:hAnsi="宋体" w:cs="Times New Roman"/>
          <w:sz w:val="24"/>
          <w:szCs w:val="24"/>
        </w:rPr>
        <w:t>前端</w:t>
      </w:r>
      <w:r w:rsidRPr="00A757B8">
        <w:rPr>
          <w:rFonts w:ascii="宋体" w:eastAsia="宋体" w:hAnsi="宋体" w:cs="Times New Roman"/>
          <w:sz w:val="24"/>
          <w:szCs w:val="24"/>
        </w:rPr>
        <w:t>layUI</w:t>
      </w:r>
      <w:del w:id="21" w:author="王同罕" w:date="2019-05-04T15:50:00Z">
        <w:r w:rsidRPr="00A757B8" w:rsidDel="00334712">
          <w:rPr>
            <w:rFonts w:ascii="宋体" w:eastAsia="宋体" w:hAnsi="宋体" w:cs="Times New Roman" w:hint="eastAsia"/>
            <w:sz w:val="24"/>
            <w:szCs w:val="24"/>
          </w:rPr>
          <w:delText>、</w:delText>
        </w:r>
      </w:del>
      <w:ins w:id="22" w:author="王同罕" w:date="2019-05-04T15:50:00Z">
        <w:r w:rsidR="00334712">
          <w:rPr>
            <w:rFonts w:ascii="宋体" w:eastAsia="宋体" w:hAnsi="宋体" w:cs="Times New Roman" w:hint="eastAsia"/>
            <w:sz w:val="24"/>
            <w:szCs w:val="24"/>
          </w:rPr>
          <w:t>和</w:t>
        </w:r>
      </w:ins>
      <w:r w:rsidR="00386719">
        <w:rPr>
          <w:rFonts w:ascii="宋体" w:eastAsia="宋体" w:hAnsi="宋体" w:cs="Times New Roman" w:hint="eastAsia"/>
          <w:sz w:val="24"/>
          <w:szCs w:val="24"/>
        </w:rPr>
        <w:t>后端</w:t>
      </w:r>
      <w:r w:rsidRPr="00A757B8">
        <w:rPr>
          <w:rFonts w:ascii="宋体" w:eastAsia="宋体" w:hAnsi="宋体" w:cs="Times New Roman"/>
          <w:sz w:val="24"/>
          <w:szCs w:val="24"/>
        </w:rPr>
        <w:t>Java的简易社区的设计与实现</w:t>
      </w:r>
      <w:r w:rsidRPr="00A757B8">
        <w:rPr>
          <w:rFonts w:ascii="宋体" w:eastAsia="宋体" w:hAnsi="宋体" w:cs="Times New Roman" w:hint="eastAsia"/>
          <w:sz w:val="24"/>
          <w:szCs w:val="24"/>
        </w:rPr>
        <w:t>。</w:t>
      </w:r>
    </w:p>
    <w:p w14:paraId="7A443D91" w14:textId="77777777" w:rsidR="001C7A60" w:rsidRPr="00A757B8" w:rsidRDefault="001C7A60">
      <w:pPr>
        <w:spacing w:line="300" w:lineRule="auto"/>
        <w:ind w:firstLineChars="200" w:firstLine="480"/>
        <w:rPr>
          <w:rFonts w:ascii="宋体" w:eastAsia="宋体" w:hAnsi="宋体" w:cs="Times New Roman"/>
          <w:sz w:val="24"/>
          <w:szCs w:val="24"/>
        </w:rPr>
        <w:pPrChange w:id="23" w:author="王同罕" w:date="2019-05-04T15:41:00Z">
          <w:pPr>
            <w:spacing w:line="300" w:lineRule="auto"/>
            <w:ind w:firstLine="420"/>
          </w:pPr>
        </w:pPrChange>
      </w:pPr>
      <w:r w:rsidRPr="00A757B8">
        <w:rPr>
          <w:rFonts w:ascii="宋体" w:eastAsia="宋体" w:hAnsi="宋体" w:cs="Times New Roman"/>
          <w:sz w:val="24"/>
          <w:szCs w:val="24"/>
        </w:rPr>
        <w:t>简易社区实现了简单</w:t>
      </w:r>
      <w:r w:rsidRPr="00A757B8">
        <w:rPr>
          <w:rFonts w:ascii="宋体" w:eastAsia="宋体" w:hAnsi="宋体" w:cs="Times New Roman" w:hint="eastAsia"/>
          <w:sz w:val="24"/>
          <w:szCs w:val="24"/>
        </w:rPr>
        <w:t>、</w:t>
      </w:r>
      <w:r w:rsidRPr="00A757B8">
        <w:rPr>
          <w:rFonts w:ascii="宋体" w:eastAsia="宋体" w:hAnsi="宋体" w:cs="Times New Roman"/>
          <w:sz w:val="24"/>
          <w:szCs w:val="24"/>
        </w:rPr>
        <w:t>共用的方式</w:t>
      </w:r>
      <w:r w:rsidRPr="00A757B8">
        <w:rPr>
          <w:rFonts w:ascii="宋体" w:eastAsia="宋体" w:hAnsi="宋体" w:cs="Times New Roman" w:hint="eastAsia"/>
          <w:sz w:val="24"/>
          <w:szCs w:val="24"/>
        </w:rPr>
        <w:t>，</w:t>
      </w:r>
      <w:r w:rsidRPr="00A757B8">
        <w:rPr>
          <w:rFonts w:ascii="宋体" w:eastAsia="宋体" w:hAnsi="宋体" w:cs="Times New Roman"/>
          <w:sz w:val="24"/>
          <w:szCs w:val="24"/>
        </w:rPr>
        <w:t>避免多套系统的复杂使用</w:t>
      </w:r>
      <w:r w:rsidRPr="00A757B8">
        <w:rPr>
          <w:rFonts w:ascii="宋体" w:eastAsia="宋体" w:hAnsi="宋体" w:cs="Times New Roman" w:hint="eastAsia"/>
          <w:sz w:val="24"/>
          <w:szCs w:val="24"/>
        </w:rPr>
        <w:t>，以增进用户的体验感。</w:t>
      </w:r>
    </w:p>
    <w:p w14:paraId="26FADE56" w14:textId="77777777" w:rsidR="008C7D9B" w:rsidRPr="001A37AC" w:rsidRDefault="008C7D9B">
      <w:pPr>
        <w:spacing w:line="300" w:lineRule="auto"/>
        <w:rPr>
          <w:rFonts w:ascii="Times New Roman" w:eastAsia="宋体" w:hAnsi="Times New Roman" w:cs="Times New Roman"/>
          <w:b/>
          <w:sz w:val="24"/>
        </w:rPr>
      </w:pPr>
    </w:p>
    <w:p w14:paraId="01304A0F" w14:textId="77777777" w:rsidR="008C7D9B" w:rsidRPr="00EE20F5" w:rsidRDefault="008F7F32">
      <w:pPr>
        <w:spacing w:line="300" w:lineRule="auto"/>
        <w:rPr>
          <w:rFonts w:ascii="宋体" w:eastAsia="宋体" w:hAnsi="宋体" w:cs="Times New Roman"/>
          <w:sz w:val="24"/>
        </w:rPr>
        <w:sectPr w:rsidR="008C7D9B" w:rsidRPr="00EE20F5">
          <w:headerReference w:type="default" r:id="rId13"/>
          <w:footerReference w:type="default" r:id="rId14"/>
          <w:headerReference w:type="first" r:id="rId15"/>
          <w:footerReference w:type="first" r:id="rId16"/>
          <w:pgSz w:w="11906" w:h="16838"/>
          <w:pgMar w:top="1588" w:right="1418" w:bottom="1418" w:left="1418" w:header="907" w:footer="851" w:gutter="284"/>
          <w:pgNumType w:start="1"/>
          <w:cols w:space="425"/>
          <w:docGrid w:type="lines" w:linePitch="312"/>
        </w:sectPr>
      </w:pPr>
      <w:r w:rsidRPr="00EE20F5">
        <w:rPr>
          <w:rFonts w:ascii="黑体" w:eastAsia="黑体" w:hAnsi="Times New Roman" w:cs="Times New Roman" w:hint="eastAsia"/>
          <w:b/>
          <w:sz w:val="24"/>
        </w:rPr>
        <w:t>关键词</w:t>
      </w:r>
      <w:r w:rsidRPr="00EE20F5">
        <w:rPr>
          <w:rFonts w:ascii="黑体" w:eastAsia="黑体" w:hAnsi="Times New Roman" w:cs="Times New Roman" w:hint="eastAsia"/>
          <w:sz w:val="24"/>
        </w:rPr>
        <w:t>：</w:t>
      </w:r>
      <w:bookmarkStart w:id="24" w:name="_Toc484596914"/>
      <w:r w:rsidR="00350469" w:rsidRPr="001A37AC">
        <w:rPr>
          <w:rFonts w:ascii="Times New Roman" w:eastAsia="宋体" w:hAnsi="Times New Roman" w:cs="Times New Roman"/>
          <w:sz w:val="24"/>
        </w:rPr>
        <w:t xml:space="preserve"> </w:t>
      </w:r>
      <w:r w:rsidR="001C7A60" w:rsidRPr="00EE20F5">
        <w:rPr>
          <w:rFonts w:ascii="宋体" w:eastAsia="宋体" w:hAnsi="宋体" w:cs="Times New Roman" w:hint="eastAsia"/>
          <w:sz w:val="24"/>
        </w:rPr>
        <w:t>Spring；</w:t>
      </w:r>
      <w:r w:rsidR="00A757B8" w:rsidRPr="00EE20F5">
        <w:rPr>
          <w:rFonts w:ascii="宋体" w:eastAsia="宋体" w:hAnsi="宋体" w:cs="Times New Roman" w:hint="eastAsia"/>
          <w:sz w:val="24"/>
        </w:rPr>
        <w:t xml:space="preserve"> </w:t>
      </w:r>
      <w:r w:rsidR="001C7A60" w:rsidRPr="00EE20F5">
        <w:rPr>
          <w:rFonts w:ascii="宋体" w:eastAsia="宋体" w:hAnsi="宋体" w:cs="Times New Roman" w:hint="eastAsia"/>
          <w:sz w:val="24"/>
        </w:rPr>
        <w:t>Mybatis；</w:t>
      </w:r>
      <w:r w:rsidR="00A757B8" w:rsidRPr="00EE20F5">
        <w:rPr>
          <w:rFonts w:ascii="宋体" w:eastAsia="宋体" w:hAnsi="宋体" w:cs="Times New Roman" w:hint="eastAsia"/>
          <w:sz w:val="24"/>
        </w:rPr>
        <w:t xml:space="preserve"> </w:t>
      </w:r>
      <w:r w:rsidR="001C7A60" w:rsidRPr="00EE20F5">
        <w:rPr>
          <w:rFonts w:ascii="宋体" w:eastAsia="宋体" w:hAnsi="宋体" w:cs="Times New Roman" w:hint="eastAsia"/>
          <w:sz w:val="24"/>
        </w:rPr>
        <w:t>LayUI</w:t>
      </w:r>
      <w:r w:rsidR="00EE20F5" w:rsidRPr="00EE20F5">
        <w:rPr>
          <w:rFonts w:ascii="宋体" w:eastAsia="宋体" w:hAnsi="宋体" w:cs="Times New Roman" w:hint="eastAsia"/>
          <w:sz w:val="24"/>
        </w:rPr>
        <w:t xml:space="preserve">； </w:t>
      </w:r>
      <w:r w:rsidR="00386719" w:rsidRPr="00EE20F5">
        <w:rPr>
          <w:rFonts w:ascii="宋体" w:eastAsia="宋体" w:hAnsi="宋体" w:cs="Times New Roman" w:hint="eastAsia"/>
          <w:sz w:val="24"/>
        </w:rPr>
        <w:t>社区；</w:t>
      </w:r>
    </w:p>
    <w:p w14:paraId="3495D97F" w14:textId="77777777" w:rsidR="008C7D9B" w:rsidRPr="001A37AC" w:rsidRDefault="008F7F32">
      <w:pPr>
        <w:pStyle w:val="1"/>
        <w:jc w:val="center"/>
        <w:rPr>
          <w:rFonts w:ascii="Times New Roman" w:hAnsi="Times New Roman" w:cs="Times New Roman"/>
          <w:sz w:val="36"/>
          <w:szCs w:val="36"/>
        </w:rPr>
      </w:pPr>
      <w:bookmarkStart w:id="25" w:name="_Toc515355267"/>
      <w:bookmarkStart w:id="26" w:name="_Toc517518906"/>
      <w:bookmarkStart w:id="27" w:name="_Toc7028441"/>
      <w:r w:rsidRPr="001A37AC">
        <w:rPr>
          <w:rFonts w:ascii="Times New Roman" w:hAnsi="Times New Roman" w:cs="Times New Roman"/>
          <w:sz w:val="36"/>
          <w:szCs w:val="36"/>
        </w:rPr>
        <w:lastRenderedPageBreak/>
        <w:t>ABSTRACT</w:t>
      </w:r>
      <w:bookmarkEnd w:id="24"/>
      <w:bookmarkEnd w:id="25"/>
      <w:bookmarkEnd w:id="26"/>
      <w:bookmarkEnd w:id="27"/>
    </w:p>
    <w:p w14:paraId="73C5B1E1" w14:textId="77777777" w:rsidR="00E80404" w:rsidRDefault="00E80404" w:rsidP="00E80404">
      <w:pPr>
        <w:spacing w:line="300" w:lineRule="auto"/>
        <w:ind w:firstLineChars="200" w:firstLine="480"/>
        <w:rPr>
          <w:rFonts w:ascii="Times New Roman" w:eastAsia="宋体" w:hAnsi="Times New Roman" w:cs="Times New Roman"/>
          <w:sz w:val="24"/>
          <w:szCs w:val="24"/>
        </w:rPr>
      </w:pPr>
      <w:commentRangeStart w:id="28"/>
      <w:r w:rsidRPr="00E80404">
        <w:rPr>
          <w:rFonts w:ascii="Times New Roman" w:eastAsia="宋体" w:hAnsi="Times New Roman" w:cs="Times New Roman"/>
          <w:sz w:val="24"/>
          <w:szCs w:val="24"/>
        </w:rPr>
        <w:t>With the rapid development of information technology and the change of information communication mode, people's communication mode has changed with the development of the Internet. Therefore, the significance of community website is to enhance the communication between people.</w:t>
      </w:r>
    </w:p>
    <w:p w14:paraId="0245FACB" w14:textId="77777777" w:rsidR="00E80404" w:rsidRPr="00E80404" w:rsidRDefault="00E80404" w:rsidP="00E80404">
      <w:pPr>
        <w:spacing w:line="300" w:lineRule="auto"/>
        <w:ind w:firstLineChars="200" w:firstLine="480"/>
        <w:rPr>
          <w:rFonts w:ascii="Times New Roman" w:eastAsia="宋体" w:hAnsi="Times New Roman" w:cs="Times New Roman"/>
          <w:sz w:val="24"/>
          <w:szCs w:val="24"/>
        </w:rPr>
      </w:pPr>
      <w:r w:rsidRPr="00E80404">
        <w:rPr>
          <w:rFonts w:ascii="Times New Roman" w:eastAsia="宋体" w:hAnsi="Times New Roman" w:cs="Times New Roman"/>
          <w:sz w:val="24"/>
          <w:szCs w:val="24"/>
        </w:rPr>
        <w:t xml:space="preserve"> The simple community communication platform is mainly aimed at all members of the community. First, it integrates the management of the community and centers on residents to achieve a convenient, orderly and efficient service platform. The second is to enhance the communication between community members, in the platform can talk to each other, opinion expression, equal exch</w:t>
      </w:r>
      <w:r>
        <w:rPr>
          <w:rFonts w:ascii="Times New Roman" w:eastAsia="宋体" w:hAnsi="Times New Roman" w:cs="Times New Roman"/>
          <w:sz w:val="24"/>
          <w:szCs w:val="24"/>
        </w:rPr>
        <w:t>ange, increase mutual feelings.</w:t>
      </w:r>
    </w:p>
    <w:p w14:paraId="51B2E4C8" w14:textId="77777777" w:rsidR="00E80404" w:rsidRPr="00E80404" w:rsidRDefault="00E80404" w:rsidP="00E80404">
      <w:pPr>
        <w:spacing w:line="300" w:lineRule="auto"/>
        <w:ind w:firstLineChars="200" w:firstLine="480"/>
        <w:rPr>
          <w:rFonts w:ascii="Times New Roman" w:eastAsia="宋体" w:hAnsi="Times New Roman" w:cs="Times New Roman"/>
          <w:sz w:val="24"/>
          <w:szCs w:val="24"/>
        </w:rPr>
      </w:pPr>
      <w:r w:rsidRPr="00E80404">
        <w:rPr>
          <w:rFonts w:ascii="Times New Roman" w:eastAsia="宋体" w:hAnsi="Times New Roman" w:cs="Times New Roman"/>
          <w:sz w:val="24"/>
          <w:szCs w:val="24"/>
        </w:rPr>
        <w:t>Based on the demand survey of some communities, this paper makes corresponding solutions according to the survey results, and then selects relevant and applicable technical framework and display interface style. Finally, the simple community design and implementation based</w:t>
      </w:r>
      <w:r>
        <w:rPr>
          <w:rFonts w:ascii="Times New Roman" w:eastAsia="宋体" w:hAnsi="Times New Roman" w:cs="Times New Roman"/>
          <w:sz w:val="24"/>
          <w:szCs w:val="24"/>
        </w:rPr>
        <w:t xml:space="preserve"> on layUI and Java is selected.</w:t>
      </w:r>
    </w:p>
    <w:p w14:paraId="56FFBED9" w14:textId="77777777" w:rsidR="008C7D9B" w:rsidRDefault="00E80404" w:rsidP="00E80404">
      <w:pPr>
        <w:spacing w:line="300" w:lineRule="auto"/>
        <w:ind w:firstLineChars="200" w:firstLine="480"/>
        <w:rPr>
          <w:rFonts w:ascii="Times New Roman" w:eastAsia="宋体" w:hAnsi="Times New Roman" w:cs="Times New Roman"/>
          <w:sz w:val="24"/>
          <w:szCs w:val="24"/>
        </w:rPr>
      </w:pPr>
      <w:r w:rsidRPr="00E80404">
        <w:rPr>
          <w:rFonts w:ascii="Times New Roman" w:eastAsia="宋体" w:hAnsi="Times New Roman" w:cs="Times New Roman"/>
          <w:sz w:val="24"/>
          <w:szCs w:val="24"/>
        </w:rPr>
        <w:t>Simple community to achieve a simple, common way to avoid the complex use of multiple systems, in order to enhance the user experience.</w:t>
      </w:r>
    </w:p>
    <w:commentRangeEnd w:id="28"/>
    <w:p w14:paraId="2C4974C8" w14:textId="77777777" w:rsidR="00E80404" w:rsidRPr="004F68DD" w:rsidRDefault="00EC21DC" w:rsidP="00E80404">
      <w:pPr>
        <w:spacing w:line="300" w:lineRule="auto"/>
        <w:ind w:firstLineChars="200" w:firstLine="420"/>
        <w:rPr>
          <w:rFonts w:ascii="Times New Roman" w:eastAsia="宋体" w:hAnsi="Times New Roman" w:cs="Times New Roman"/>
          <w:sz w:val="24"/>
          <w:szCs w:val="24"/>
        </w:rPr>
      </w:pPr>
      <w:r>
        <w:rPr>
          <w:rStyle w:val="ae"/>
        </w:rPr>
        <w:commentReference w:id="28"/>
      </w:r>
    </w:p>
    <w:p w14:paraId="1911F05B" w14:textId="77777777" w:rsidR="008C7D9B" w:rsidRDefault="008F7F32">
      <w:pPr>
        <w:spacing w:line="300" w:lineRule="auto"/>
        <w:rPr>
          <w:rFonts w:ascii="Times New Roman" w:eastAsia="宋体" w:hAnsi="Times New Roman" w:cs="Times New Roman"/>
          <w:sz w:val="24"/>
          <w:szCs w:val="24"/>
        </w:rPr>
      </w:pPr>
      <w:r w:rsidRPr="001A37AC">
        <w:rPr>
          <w:rFonts w:ascii="Times New Roman" w:eastAsia="宋体" w:hAnsi="Times New Roman" w:cs="Times New Roman"/>
          <w:b/>
          <w:sz w:val="24"/>
          <w:szCs w:val="24"/>
        </w:rPr>
        <w:t>Key words</w:t>
      </w:r>
      <w:r w:rsidRPr="00A757B8">
        <w:rPr>
          <w:rFonts w:ascii="黑体" w:eastAsia="黑体" w:hAnsi="Times New Roman" w:cs="Times New Roman"/>
          <w:sz w:val="24"/>
        </w:rPr>
        <w:t>:</w:t>
      </w:r>
      <w:r w:rsidR="00A757B8">
        <w:rPr>
          <w:rFonts w:ascii="黑体" w:eastAsia="黑体" w:hAnsi="Times New Roman" w:cs="Times New Roman"/>
          <w:sz w:val="24"/>
        </w:rPr>
        <w:t xml:space="preserve"> </w:t>
      </w:r>
      <w:r w:rsidR="004F68DD" w:rsidRPr="00EE20F5">
        <w:rPr>
          <w:rFonts w:ascii="Times New Roman" w:eastAsia="宋体" w:hAnsi="Times New Roman" w:cs="Times New Roman"/>
          <w:sz w:val="24"/>
          <w:szCs w:val="24"/>
        </w:rPr>
        <w:t>Spring</w:t>
      </w:r>
      <w:r w:rsidR="00EE20F5">
        <w:rPr>
          <w:rFonts w:ascii="Times New Roman" w:eastAsia="宋体" w:hAnsi="Times New Roman" w:cs="Times New Roman" w:hint="eastAsia"/>
          <w:sz w:val="24"/>
          <w:szCs w:val="24"/>
        </w:rPr>
        <w:t>；</w:t>
      </w:r>
      <w:r w:rsidR="004F68DD" w:rsidRPr="00EE20F5">
        <w:rPr>
          <w:rFonts w:ascii="Times New Roman" w:eastAsia="宋体" w:hAnsi="Times New Roman" w:cs="Times New Roman"/>
          <w:sz w:val="24"/>
          <w:szCs w:val="24"/>
        </w:rPr>
        <w:t>Mybatis</w:t>
      </w:r>
      <w:r w:rsidR="00EE20F5">
        <w:rPr>
          <w:rFonts w:ascii="Times New Roman" w:eastAsia="宋体" w:hAnsi="Times New Roman" w:cs="Times New Roman" w:hint="eastAsia"/>
          <w:sz w:val="24"/>
          <w:szCs w:val="24"/>
        </w:rPr>
        <w:t>；</w:t>
      </w:r>
      <w:r w:rsidR="00EE20F5">
        <w:rPr>
          <w:rFonts w:ascii="Times New Roman" w:eastAsia="宋体" w:hAnsi="Times New Roman" w:cs="Times New Roman" w:hint="eastAsia"/>
          <w:sz w:val="24"/>
          <w:szCs w:val="24"/>
        </w:rPr>
        <w:t xml:space="preserve"> </w:t>
      </w:r>
      <w:r w:rsidR="004F68DD" w:rsidRPr="00EE20F5">
        <w:rPr>
          <w:rFonts w:ascii="Times New Roman" w:eastAsia="宋体" w:hAnsi="Times New Roman" w:cs="Times New Roman"/>
          <w:sz w:val="24"/>
          <w:szCs w:val="24"/>
        </w:rPr>
        <w:t>LayUI</w:t>
      </w:r>
      <w:r w:rsidR="00EE20F5">
        <w:rPr>
          <w:rFonts w:ascii="Times New Roman" w:eastAsia="宋体" w:hAnsi="Times New Roman" w:cs="Times New Roman" w:hint="eastAsia"/>
          <w:sz w:val="24"/>
          <w:szCs w:val="24"/>
        </w:rPr>
        <w:t>；</w:t>
      </w:r>
      <w:r w:rsidR="00EE20F5">
        <w:rPr>
          <w:rFonts w:ascii="Times New Roman" w:eastAsia="宋体" w:hAnsi="Times New Roman" w:cs="Times New Roman" w:hint="eastAsia"/>
          <w:sz w:val="24"/>
          <w:szCs w:val="24"/>
        </w:rPr>
        <w:t xml:space="preserve"> </w:t>
      </w:r>
      <w:r w:rsidR="00EA5B57" w:rsidRPr="00EE20F5">
        <w:rPr>
          <w:rFonts w:ascii="Times New Roman" w:eastAsia="宋体" w:hAnsi="Times New Roman" w:cs="Times New Roman"/>
          <w:sz w:val="24"/>
          <w:szCs w:val="24"/>
        </w:rPr>
        <w:t>Community;</w:t>
      </w:r>
    </w:p>
    <w:p w14:paraId="603E8269" w14:textId="77777777" w:rsidR="003428F0" w:rsidRDefault="003428F0">
      <w:pPr>
        <w:spacing w:line="300" w:lineRule="auto"/>
        <w:rPr>
          <w:rFonts w:ascii="Times New Roman" w:eastAsia="宋体" w:hAnsi="Times New Roman" w:cs="Times New Roman"/>
          <w:sz w:val="24"/>
          <w:szCs w:val="24"/>
        </w:rPr>
      </w:pPr>
    </w:p>
    <w:p w14:paraId="591DEE8E" w14:textId="77777777" w:rsidR="003428F0" w:rsidRDefault="003428F0">
      <w:pPr>
        <w:spacing w:line="300" w:lineRule="auto"/>
        <w:rPr>
          <w:rFonts w:ascii="Times New Roman" w:eastAsia="宋体" w:hAnsi="Times New Roman" w:cs="Times New Roman"/>
          <w:sz w:val="24"/>
          <w:szCs w:val="24"/>
        </w:rPr>
      </w:pPr>
    </w:p>
    <w:p w14:paraId="6C559374" w14:textId="77777777" w:rsidR="003428F0" w:rsidRDefault="003428F0">
      <w:pPr>
        <w:spacing w:line="300" w:lineRule="auto"/>
        <w:rPr>
          <w:rFonts w:ascii="Times New Roman" w:eastAsia="宋体" w:hAnsi="Times New Roman" w:cs="Times New Roman"/>
          <w:sz w:val="24"/>
          <w:szCs w:val="24"/>
        </w:rPr>
      </w:pPr>
    </w:p>
    <w:p w14:paraId="2A06A920" w14:textId="77777777" w:rsidR="003428F0" w:rsidRDefault="003428F0">
      <w:pPr>
        <w:spacing w:line="300" w:lineRule="auto"/>
        <w:rPr>
          <w:rFonts w:ascii="Times New Roman" w:eastAsia="宋体" w:hAnsi="Times New Roman" w:cs="Times New Roman"/>
          <w:sz w:val="24"/>
          <w:szCs w:val="24"/>
        </w:rPr>
      </w:pPr>
    </w:p>
    <w:p w14:paraId="5C92FE53" w14:textId="77777777" w:rsidR="003428F0" w:rsidRDefault="003428F0">
      <w:pPr>
        <w:spacing w:line="300" w:lineRule="auto"/>
        <w:rPr>
          <w:rFonts w:ascii="Times New Roman" w:eastAsia="宋体" w:hAnsi="Times New Roman" w:cs="Times New Roman"/>
          <w:sz w:val="24"/>
          <w:szCs w:val="24"/>
        </w:rPr>
      </w:pPr>
    </w:p>
    <w:p w14:paraId="0E339DDB" w14:textId="77777777" w:rsidR="003428F0" w:rsidRDefault="003428F0">
      <w:pPr>
        <w:spacing w:line="300" w:lineRule="auto"/>
        <w:rPr>
          <w:rFonts w:ascii="Times New Roman" w:eastAsia="宋体" w:hAnsi="Times New Roman" w:cs="Times New Roman"/>
          <w:sz w:val="24"/>
          <w:szCs w:val="24"/>
        </w:rPr>
      </w:pPr>
    </w:p>
    <w:p w14:paraId="6D3B9D04" w14:textId="77777777" w:rsidR="003428F0" w:rsidRDefault="003428F0">
      <w:pPr>
        <w:spacing w:line="300" w:lineRule="auto"/>
        <w:rPr>
          <w:rFonts w:ascii="Times New Roman" w:eastAsia="宋体" w:hAnsi="Times New Roman" w:cs="Times New Roman"/>
          <w:sz w:val="24"/>
          <w:szCs w:val="24"/>
        </w:rPr>
      </w:pPr>
    </w:p>
    <w:p w14:paraId="2303A714" w14:textId="77777777" w:rsidR="003428F0" w:rsidRDefault="003428F0">
      <w:pPr>
        <w:spacing w:line="300" w:lineRule="auto"/>
        <w:rPr>
          <w:rFonts w:ascii="Times New Roman" w:eastAsia="宋体" w:hAnsi="Times New Roman" w:cs="Times New Roman"/>
          <w:sz w:val="24"/>
          <w:szCs w:val="24"/>
        </w:rPr>
      </w:pPr>
    </w:p>
    <w:p w14:paraId="5E2D7139" w14:textId="77777777" w:rsidR="003428F0" w:rsidRDefault="003428F0">
      <w:pPr>
        <w:spacing w:line="300" w:lineRule="auto"/>
        <w:rPr>
          <w:rFonts w:ascii="Times New Roman" w:eastAsia="宋体" w:hAnsi="Times New Roman" w:cs="Times New Roman"/>
          <w:sz w:val="24"/>
          <w:szCs w:val="24"/>
        </w:rPr>
      </w:pPr>
    </w:p>
    <w:p w14:paraId="105D7213" w14:textId="77777777" w:rsidR="003428F0" w:rsidRDefault="003428F0">
      <w:pPr>
        <w:spacing w:line="300" w:lineRule="auto"/>
        <w:rPr>
          <w:rFonts w:ascii="Times New Roman" w:eastAsia="宋体" w:hAnsi="Times New Roman" w:cs="Times New Roman"/>
          <w:sz w:val="24"/>
          <w:szCs w:val="24"/>
        </w:rPr>
      </w:pPr>
    </w:p>
    <w:p w14:paraId="6BEDF8A0" w14:textId="77777777" w:rsidR="003428F0" w:rsidRPr="001A37AC" w:rsidRDefault="003428F0">
      <w:pPr>
        <w:spacing w:line="300" w:lineRule="auto"/>
        <w:rPr>
          <w:rFonts w:ascii="Times New Roman" w:eastAsia="宋体" w:hAnsi="Times New Roman" w:cs="Times New Roman"/>
          <w:sz w:val="24"/>
          <w:szCs w:val="24"/>
        </w:rPr>
      </w:pPr>
    </w:p>
    <w:sdt>
      <w:sdtPr>
        <w:rPr>
          <w:rFonts w:asciiTheme="minorHAnsi" w:eastAsiaTheme="minorEastAsia" w:hAnsiTheme="minorHAnsi" w:cstheme="minorBidi"/>
          <w:color w:val="auto"/>
          <w:kern w:val="2"/>
          <w:sz w:val="21"/>
          <w:szCs w:val="22"/>
          <w:lang w:val="zh-CN"/>
        </w:rPr>
        <w:id w:val="1174687624"/>
        <w:docPartObj>
          <w:docPartGallery w:val="Table of Contents"/>
          <w:docPartUnique/>
        </w:docPartObj>
      </w:sdtPr>
      <w:sdtEndPr>
        <w:rPr>
          <w:b/>
          <w:bCs/>
        </w:rPr>
      </w:sdtEndPr>
      <w:sdtContent>
        <w:p w14:paraId="2367F508" w14:textId="77777777" w:rsidR="00447E6D" w:rsidRDefault="00447E6D" w:rsidP="0046280C">
          <w:pPr>
            <w:pStyle w:val="TOC"/>
            <w:jc w:val="center"/>
            <w:rPr>
              <w:rFonts w:ascii="Times New Roman" w:eastAsia="黑体" w:hAnsi="Times New Roman" w:cs="Times New Roman"/>
              <w:b/>
              <w:bCs/>
              <w:color w:val="auto"/>
              <w:kern w:val="44"/>
              <w:sz w:val="36"/>
              <w:szCs w:val="36"/>
            </w:rPr>
          </w:pPr>
          <w:r w:rsidRPr="0046280C">
            <w:rPr>
              <w:rFonts w:ascii="Times New Roman" w:eastAsia="黑体" w:hAnsi="Times New Roman" w:cs="Times New Roman" w:hint="eastAsia"/>
              <w:b/>
              <w:bCs/>
              <w:color w:val="auto"/>
              <w:kern w:val="44"/>
              <w:sz w:val="36"/>
              <w:szCs w:val="36"/>
            </w:rPr>
            <w:t>目</w:t>
          </w:r>
          <w:r w:rsidR="0046280C">
            <w:rPr>
              <w:rFonts w:ascii="Times New Roman" w:eastAsia="黑体" w:hAnsi="Times New Roman" w:cs="Times New Roman" w:hint="eastAsia"/>
              <w:b/>
              <w:bCs/>
              <w:color w:val="auto"/>
              <w:kern w:val="44"/>
              <w:sz w:val="36"/>
              <w:szCs w:val="36"/>
            </w:rPr>
            <w:t xml:space="preserve"> </w:t>
          </w:r>
          <w:r w:rsidR="0046280C">
            <w:rPr>
              <w:rFonts w:ascii="Times New Roman" w:eastAsia="黑体" w:hAnsi="Times New Roman" w:cs="Times New Roman"/>
              <w:b/>
              <w:bCs/>
              <w:color w:val="auto"/>
              <w:kern w:val="44"/>
              <w:sz w:val="36"/>
              <w:szCs w:val="36"/>
            </w:rPr>
            <w:t xml:space="preserve">   </w:t>
          </w:r>
          <w:r w:rsidRPr="0046280C">
            <w:rPr>
              <w:rFonts w:ascii="Times New Roman" w:eastAsia="黑体" w:hAnsi="Times New Roman" w:cs="Times New Roman" w:hint="eastAsia"/>
              <w:b/>
              <w:bCs/>
              <w:color w:val="auto"/>
              <w:kern w:val="44"/>
              <w:sz w:val="36"/>
              <w:szCs w:val="36"/>
            </w:rPr>
            <w:t>录</w:t>
          </w:r>
        </w:p>
        <w:p w14:paraId="663004C0" w14:textId="77777777" w:rsidR="004B5D11" w:rsidRPr="004B5D11" w:rsidRDefault="004B5D11" w:rsidP="004B5D11">
          <w:pPr>
            <w:jc w:val="center"/>
          </w:pPr>
        </w:p>
        <w:p w14:paraId="5B333994" w14:textId="77777777" w:rsidR="00447E6D" w:rsidRPr="004B5D11" w:rsidRDefault="00447E6D">
          <w:pPr>
            <w:pStyle w:val="10"/>
            <w:rPr>
              <w:rFonts w:asciiTheme="minorHAnsi" w:eastAsiaTheme="minorEastAsia" w:hAnsiTheme="minorHAnsi"/>
              <w:noProof/>
            </w:rPr>
          </w:pPr>
          <w:r>
            <w:fldChar w:fldCharType="begin"/>
          </w:r>
          <w:r>
            <w:instrText xml:space="preserve"> TOC \o "1-3" \h \z \u </w:instrText>
          </w:r>
          <w:r>
            <w:fldChar w:fldCharType="separate"/>
          </w:r>
          <w:hyperlink w:anchor="_Toc7028440" w:history="1">
            <w:r w:rsidRPr="004B5D11">
              <w:rPr>
                <w:rStyle w:val="a6"/>
                <w:rFonts w:hAnsi="Times New Roman" w:cs="Times New Roman" w:hint="eastAsia"/>
                <w:noProof/>
              </w:rPr>
              <w:t>摘</w:t>
            </w:r>
            <w:r w:rsidRPr="004B5D11">
              <w:rPr>
                <w:rStyle w:val="a6"/>
                <w:rFonts w:hAnsi="Times New Roman" w:cs="Times New Roman"/>
                <w:noProof/>
              </w:rPr>
              <w:t xml:space="preserve">  </w:t>
            </w:r>
            <w:r w:rsidRPr="004B5D11">
              <w:rPr>
                <w:rStyle w:val="a6"/>
                <w:rFonts w:hAnsi="Times New Roman" w:cs="Times New Roman" w:hint="eastAsia"/>
                <w:noProof/>
              </w:rPr>
              <w:t>要</w:t>
            </w:r>
            <w:r w:rsidRPr="004B5D11">
              <w:rPr>
                <w:noProof/>
                <w:webHidden/>
              </w:rPr>
              <w:tab/>
            </w:r>
            <w:r w:rsidRPr="004B5D11">
              <w:rPr>
                <w:noProof/>
                <w:webHidden/>
              </w:rPr>
              <w:fldChar w:fldCharType="begin"/>
            </w:r>
            <w:r w:rsidRPr="004B5D11">
              <w:rPr>
                <w:noProof/>
                <w:webHidden/>
              </w:rPr>
              <w:instrText xml:space="preserve"> PAGEREF _Toc7028440 \h </w:instrText>
            </w:r>
            <w:r w:rsidRPr="004B5D11">
              <w:rPr>
                <w:noProof/>
                <w:webHidden/>
              </w:rPr>
            </w:r>
            <w:r w:rsidRPr="004B5D11">
              <w:rPr>
                <w:noProof/>
                <w:webHidden/>
              </w:rPr>
              <w:fldChar w:fldCharType="separate"/>
            </w:r>
            <w:r w:rsidRPr="004B5D11">
              <w:rPr>
                <w:noProof/>
                <w:webHidden/>
              </w:rPr>
              <w:t>1</w:t>
            </w:r>
            <w:r w:rsidRPr="004B5D11">
              <w:rPr>
                <w:noProof/>
                <w:webHidden/>
              </w:rPr>
              <w:fldChar w:fldCharType="end"/>
            </w:r>
          </w:hyperlink>
        </w:p>
        <w:p w14:paraId="5734B7F5" w14:textId="77777777" w:rsidR="00447E6D" w:rsidRPr="004B5D11" w:rsidRDefault="006400E8">
          <w:pPr>
            <w:pStyle w:val="10"/>
            <w:rPr>
              <w:rFonts w:asciiTheme="minorHAnsi" w:eastAsiaTheme="minorEastAsia" w:hAnsiTheme="minorHAnsi"/>
              <w:noProof/>
            </w:rPr>
          </w:pPr>
          <w:hyperlink w:anchor="_Toc7028441" w:history="1">
            <w:r w:rsidR="00447E6D" w:rsidRPr="004B5D11">
              <w:rPr>
                <w:rStyle w:val="a6"/>
                <w:rFonts w:ascii="Times New Roman" w:hAnsi="Times New Roman" w:cs="Times New Roman"/>
                <w:noProof/>
              </w:rPr>
              <w:t>ABSTRACT</w:t>
            </w:r>
            <w:r w:rsidR="00447E6D" w:rsidRPr="004B5D11">
              <w:rPr>
                <w:noProof/>
                <w:webHidden/>
              </w:rPr>
              <w:tab/>
            </w:r>
            <w:r w:rsidR="00447E6D" w:rsidRPr="004B5D11">
              <w:rPr>
                <w:noProof/>
                <w:webHidden/>
              </w:rPr>
              <w:fldChar w:fldCharType="begin"/>
            </w:r>
            <w:r w:rsidR="00447E6D" w:rsidRPr="004B5D11">
              <w:rPr>
                <w:noProof/>
                <w:webHidden/>
              </w:rPr>
              <w:instrText xml:space="preserve"> PAGEREF _Toc7028441 \h </w:instrText>
            </w:r>
            <w:r w:rsidR="00447E6D" w:rsidRPr="004B5D11">
              <w:rPr>
                <w:noProof/>
                <w:webHidden/>
              </w:rPr>
            </w:r>
            <w:r w:rsidR="00447E6D" w:rsidRPr="004B5D11">
              <w:rPr>
                <w:noProof/>
                <w:webHidden/>
              </w:rPr>
              <w:fldChar w:fldCharType="separate"/>
            </w:r>
            <w:r w:rsidR="00447E6D" w:rsidRPr="004B5D11">
              <w:rPr>
                <w:noProof/>
                <w:webHidden/>
              </w:rPr>
              <w:t>2</w:t>
            </w:r>
            <w:r w:rsidR="00447E6D" w:rsidRPr="004B5D11">
              <w:rPr>
                <w:noProof/>
                <w:webHidden/>
              </w:rPr>
              <w:fldChar w:fldCharType="end"/>
            </w:r>
          </w:hyperlink>
        </w:p>
        <w:p w14:paraId="1C822000" w14:textId="77777777" w:rsidR="00447E6D" w:rsidRPr="004B5D11" w:rsidRDefault="006400E8">
          <w:pPr>
            <w:pStyle w:val="10"/>
            <w:rPr>
              <w:rFonts w:asciiTheme="minorHAnsi" w:eastAsiaTheme="minorEastAsia" w:hAnsiTheme="minorHAnsi"/>
              <w:noProof/>
            </w:rPr>
          </w:pPr>
          <w:hyperlink w:anchor="_Toc7028442" w:history="1">
            <w:r w:rsidR="00447E6D" w:rsidRPr="004B5D11">
              <w:rPr>
                <w:rStyle w:val="a6"/>
                <w:rFonts w:hAnsi="Times New Roman" w:cs="Times New Roman" w:hint="eastAsia"/>
                <w:noProof/>
              </w:rPr>
              <w:t>第1章</w:t>
            </w:r>
            <w:r w:rsidR="00447E6D" w:rsidRPr="004B5D11">
              <w:rPr>
                <w:rStyle w:val="a6"/>
                <w:rFonts w:ascii="Times New Roman" w:hAnsi="Times New Roman" w:cs="Times New Roman"/>
                <w:noProof/>
              </w:rPr>
              <w:t xml:space="preserve">  </w:t>
            </w:r>
            <w:r w:rsidR="00447E6D" w:rsidRPr="004B5D11">
              <w:rPr>
                <w:rStyle w:val="a6"/>
                <w:rFonts w:hAnsi="Times New Roman" w:cs="Times New Roman" w:hint="eastAsia"/>
                <w:noProof/>
              </w:rPr>
              <w:t>绪论</w:t>
            </w:r>
            <w:r w:rsidR="00447E6D" w:rsidRPr="004B5D11">
              <w:rPr>
                <w:noProof/>
                <w:webHidden/>
              </w:rPr>
              <w:tab/>
            </w:r>
            <w:r w:rsidR="00447E6D" w:rsidRPr="004B5D11">
              <w:rPr>
                <w:noProof/>
                <w:webHidden/>
              </w:rPr>
              <w:fldChar w:fldCharType="begin"/>
            </w:r>
            <w:r w:rsidR="00447E6D" w:rsidRPr="004B5D11">
              <w:rPr>
                <w:noProof/>
                <w:webHidden/>
              </w:rPr>
              <w:instrText xml:space="preserve"> PAGEREF _Toc7028442 \h </w:instrText>
            </w:r>
            <w:r w:rsidR="00447E6D" w:rsidRPr="004B5D11">
              <w:rPr>
                <w:noProof/>
                <w:webHidden/>
              </w:rPr>
            </w:r>
            <w:r w:rsidR="00447E6D" w:rsidRPr="004B5D11">
              <w:rPr>
                <w:noProof/>
                <w:webHidden/>
              </w:rPr>
              <w:fldChar w:fldCharType="separate"/>
            </w:r>
            <w:r w:rsidR="00447E6D" w:rsidRPr="004B5D11">
              <w:rPr>
                <w:noProof/>
                <w:webHidden/>
              </w:rPr>
              <w:t>1</w:t>
            </w:r>
            <w:r w:rsidR="00447E6D" w:rsidRPr="004B5D11">
              <w:rPr>
                <w:noProof/>
                <w:webHidden/>
              </w:rPr>
              <w:fldChar w:fldCharType="end"/>
            </w:r>
          </w:hyperlink>
        </w:p>
        <w:p w14:paraId="47126C5A" w14:textId="77777777" w:rsidR="00447E6D" w:rsidRPr="004B5D11" w:rsidRDefault="006400E8">
          <w:pPr>
            <w:pStyle w:val="20"/>
            <w:tabs>
              <w:tab w:val="right" w:leader="dot" w:pos="8776"/>
            </w:tabs>
            <w:rPr>
              <w:noProof/>
              <w:sz w:val="24"/>
              <w:szCs w:val="24"/>
            </w:rPr>
          </w:pPr>
          <w:hyperlink w:anchor="_Toc7028443" w:history="1">
            <w:r w:rsidR="00447E6D" w:rsidRPr="004B5D11">
              <w:rPr>
                <w:rStyle w:val="a6"/>
                <w:rFonts w:ascii="宋体" w:eastAsia="宋体" w:hAnsi="宋体" w:cs="Times New Roman"/>
                <w:noProof/>
                <w:sz w:val="24"/>
                <w:szCs w:val="24"/>
              </w:rPr>
              <w:t xml:space="preserve">1.1  </w:t>
            </w:r>
            <w:r w:rsidR="00447E6D" w:rsidRPr="004B5D11">
              <w:rPr>
                <w:rStyle w:val="a6"/>
                <w:rFonts w:ascii="宋体" w:eastAsia="宋体" w:hAnsi="宋体" w:cs="Times New Roman" w:hint="eastAsia"/>
                <w:noProof/>
                <w:sz w:val="24"/>
                <w:szCs w:val="24"/>
              </w:rPr>
              <w:t>论文选题背景与意义</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_Toc7028443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w:t>
            </w:r>
            <w:r w:rsidR="00447E6D" w:rsidRPr="004B5D11">
              <w:rPr>
                <w:noProof/>
                <w:webHidden/>
                <w:sz w:val="24"/>
                <w:szCs w:val="24"/>
              </w:rPr>
              <w:fldChar w:fldCharType="end"/>
            </w:r>
          </w:hyperlink>
        </w:p>
        <w:p w14:paraId="28D3960F" w14:textId="77777777" w:rsidR="00447E6D" w:rsidRPr="004B5D11" w:rsidRDefault="006400E8">
          <w:pPr>
            <w:pStyle w:val="20"/>
            <w:tabs>
              <w:tab w:val="right" w:leader="dot" w:pos="8776"/>
            </w:tabs>
            <w:rPr>
              <w:noProof/>
              <w:sz w:val="24"/>
              <w:szCs w:val="24"/>
            </w:rPr>
          </w:pPr>
          <w:hyperlink w:anchor="_Toc7028444" w:history="1">
            <w:r w:rsidR="00447E6D" w:rsidRPr="004B5D11">
              <w:rPr>
                <w:rStyle w:val="a6"/>
                <w:rFonts w:ascii="宋体" w:eastAsia="宋体" w:hAnsi="宋体" w:cs="Times New Roman"/>
                <w:noProof/>
                <w:sz w:val="24"/>
                <w:szCs w:val="24"/>
              </w:rPr>
              <w:t xml:space="preserve">1.2  </w:t>
            </w:r>
            <w:r w:rsidR="00447E6D" w:rsidRPr="004B5D11">
              <w:rPr>
                <w:rStyle w:val="a6"/>
                <w:rFonts w:ascii="宋体" w:eastAsia="宋体" w:hAnsi="宋体" w:cs="Times New Roman" w:hint="eastAsia"/>
                <w:noProof/>
                <w:sz w:val="24"/>
                <w:szCs w:val="24"/>
              </w:rPr>
              <w:t>研究现状与趋势</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_Toc7028444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w:t>
            </w:r>
            <w:r w:rsidR="00447E6D" w:rsidRPr="004B5D11">
              <w:rPr>
                <w:noProof/>
                <w:webHidden/>
                <w:sz w:val="24"/>
                <w:szCs w:val="24"/>
              </w:rPr>
              <w:fldChar w:fldCharType="end"/>
            </w:r>
          </w:hyperlink>
        </w:p>
        <w:p w14:paraId="58307D5D" w14:textId="77777777" w:rsidR="00447E6D" w:rsidRPr="004B5D11" w:rsidRDefault="006400E8">
          <w:pPr>
            <w:pStyle w:val="20"/>
            <w:tabs>
              <w:tab w:val="right" w:leader="dot" w:pos="8776"/>
            </w:tabs>
            <w:rPr>
              <w:noProof/>
              <w:sz w:val="24"/>
              <w:szCs w:val="24"/>
            </w:rPr>
          </w:pPr>
          <w:hyperlink w:anchor="_Toc7028445" w:history="1">
            <w:r w:rsidR="00447E6D" w:rsidRPr="004B5D11">
              <w:rPr>
                <w:rStyle w:val="a6"/>
                <w:rFonts w:ascii="宋体" w:eastAsia="宋体" w:hAnsi="宋体" w:cs="Times New Roman"/>
                <w:noProof/>
                <w:sz w:val="24"/>
                <w:szCs w:val="24"/>
              </w:rPr>
              <w:t xml:space="preserve">1.3  </w:t>
            </w:r>
            <w:r w:rsidR="00447E6D" w:rsidRPr="004B5D11">
              <w:rPr>
                <w:rStyle w:val="a6"/>
                <w:rFonts w:ascii="宋体" w:eastAsia="宋体" w:hAnsi="宋体" w:cs="Times New Roman" w:hint="eastAsia"/>
                <w:noProof/>
                <w:sz w:val="24"/>
                <w:szCs w:val="24"/>
              </w:rPr>
              <w:t>研究方式</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_Toc7028445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w:t>
            </w:r>
            <w:r w:rsidR="00447E6D" w:rsidRPr="004B5D11">
              <w:rPr>
                <w:noProof/>
                <w:webHidden/>
                <w:sz w:val="24"/>
                <w:szCs w:val="24"/>
              </w:rPr>
              <w:fldChar w:fldCharType="end"/>
            </w:r>
          </w:hyperlink>
        </w:p>
        <w:p w14:paraId="5746304D" w14:textId="77777777" w:rsidR="00447E6D" w:rsidRPr="004B5D11" w:rsidRDefault="006400E8">
          <w:pPr>
            <w:pStyle w:val="30"/>
            <w:tabs>
              <w:tab w:val="right" w:leader="dot" w:pos="8776"/>
            </w:tabs>
            <w:rPr>
              <w:noProof/>
              <w:sz w:val="24"/>
              <w:szCs w:val="24"/>
            </w:rPr>
          </w:pPr>
          <w:hyperlink w:anchor="_Toc7028446" w:history="1">
            <w:r w:rsidR="00447E6D" w:rsidRPr="004B5D11">
              <w:rPr>
                <w:rStyle w:val="a6"/>
                <w:rFonts w:ascii="宋体" w:eastAsia="宋体" w:hAnsi="宋体" w:cs="Times New Roman"/>
                <w:noProof/>
                <w:sz w:val="24"/>
                <w:szCs w:val="24"/>
              </w:rPr>
              <w:t xml:space="preserve">1.3.1  </w:t>
            </w:r>
            <w:r w:rsidR="00447E6D" w:rsidRPr="004B5D11">
              <w:rPr>
                <w:rStyle w:val="a6"/>
                <w:rFonts w:ascii="宋体" w:eastAsia="宋体" w:hAnsi="宋体" w:cs="Times New Roman" w:hint="eastAsia"/>
                <w:noProof/>
                <w:sz w:val="24"/>
                <w:szCs w:val="24"/>
              </w:rPr>
              <w:t>设计思想</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_Toc7028446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w:t>
            </w:r>
            <w:r w:rsidR="00447E6D" w:rsidRPr="004B5D11">
              <w:rPr>
                <w:noProof/>
                <w:webHidden/>
                <w:sz w:val="24"/>
                <w:szCs w:val="24"/>
              </w:rPr>
              <w:fldChar w:fldCharType="end"/>
            </w:r>
          </w:hyperlink>
        </w:p>
        <w:p w14:paraId="3AB7D9CE" w14:textId="77777777" w:rsidR="00447E6D" w:rsidRPr="004B5D11" w:rsidRDefault="006400E8">
          <w:pPr>
            <w:pStyle w:val="30"/>
            <w:tabs>
              <w:tab w:val="right" w:leader="dot" w:pos="8776"/>
            </w:tabs>
            <w:rPr>
              <w:noProof/>
              <w:sz w:val="24"/>
              <w:szCs w:val="24"/>
            </w:rPr>
          </w:pPr>
          <w:hyperlink w:anchor="_Toc7028447" w:history="1">
            <w:r w:rsidR="00447E6D" w:rsidRPr="004B5D11">
              <w:rPr>
                <w:rStyle w:val="a6"/>
                <w:rFonts w:ascii="宋体" w:eastAsia="宋体" w:hAnsi="宋体" w:cs="Times New Roman"/>
                <w:noProof/>
                <w:sz w:val="24"/>
                <w:szCs w:val="24"/>
              </w:rPr>
              <w:t xml:space="preserve">1.3.2  </w:t>
            </w:r>
            <w:r w:rsidR="00447E6D" w:rsidRPr="004B5D11">
              <w:rPr>
                <w:rStyle w:val="a6"/>
                <w:rFonts w:ascii="宋体" w:eastAsia="宋体" w:hAnsi="宋体" w:cs="Times New Roman" w:hint="eastAsia"/>
                <w:noProof/>
                <w:sz w:val="24"/>
                <w:szCs w:val="24"/>
              </w:rPr>
              <w:t>技术简介</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_Toc7028447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2</w:t>
            </w:r>
            <w:r w:rsidR="00447E6D" w:rsidRPr="004B5D11">
              <w:rPr>
                <w:noProof/>
                <w:webHidden/>
                <w:sz w:val="24"/>
                <w:szCs w:val="24"/>
              </w:rPr>
              <w:fldChar w:fldCharType="end"/>
            </w:r>
          </w:hyperlink>
        </w:p>
        <w:p w14:paraId="3A2B99E4" w14:textId="77777777" w:rsidR="00447E6D" w:rsidRPr="004B5D11" w:rsidRDefault="006400E8">
          <w:pPr>
            <w:pStyle w:val="20"/>
            <w:tabs>
              <w:tab w:val="right" w:leader="dot" w:pos="8776"/>
            </w:tabs>
            <w:rPr>
              <w:noProof/>
              <w:sz w:val="24"/>
              <w:szCs w:val="24"/>
            </w:rPr>
          </w:pPr>
          <w:hyperlink w:anchor="_Toc7028448" w:history="1">
            <w:r w:rsidR="00447E6D" w:rsidRPr="004B5D11">
              <w:rPr>
                <w:rStyle w:val="a6"/>
                <w:rFonts w:ascii="宋体" w:eastAsia="宋体" w:hAnsi="宋体" w:cs="Times New Roman"/>
                <w:noProof/>
                <w:sz w:val="24"/>
                <w:szCs w:val="24"/>
              </w:rPr>
              <w:t xml:space="preserve">1.4  </w:t>
            </w:r>
            <w:r w:rsidR="00447E6D" w:rsidRPr="004B5D11">
              <w:rPr>
                <w:rStyle w:val="a6"/>
                <w:rFonts w:ascii="宋体" w:eastAsia="宋体" w:hAnsi="宋体" w:cs="Times New Roman" w:hint="eastAsia"/>
                <w:noProof/>
                <w:sz w:val="24"/>
                <w:szCs w:val="24"/>
              </w:rPr>
              <w:t>本章小结</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_Toc7028448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3</w:t>
            </w:r>
            <w:r w:rsidR="00447E6D" w:rsidRPr="004B5D11">
              <w:rPr>
                <w:noProof/>
                <w:webHidden/>
                <w:sz w:val="24"/>
                <w:szCs w:val="24"/>
              </w:rPr>
              <w:fldChar w:fldCharType="end"/>
            </w:r>
          </w:hyperlink>
        </w:p>
        <w:p w14:paraId="35BB8271" w14:textId="77777777" w:rsidR="00447E6D" w:rsidRPr="004B5D11" w:rsidRDefault="006400E8">
          <w:pPr>
            <w:pStyle w:val="10"/>
            <w:rPr>
              <w:rFonts w:asciiTheme="minorHAnsi" w:eastAsiaTheme="minorEastAsia" w:hAnsiTheme="minorHAnsi"/>
              <w:noProof/>
            </w:rPr>
          </w:pPr>
          <w:hyperlink w:anchor="_Toc7028449" w:history="1">
            <w:r w:rsidR="00447E6D" w:rsidRPr="004B5D11">
              <w:rPr>
                <w:rStyle w:val="a6"/>
                <w:rFonts w:hAnsi="Times New Roman" w:cs="Times New Roman" w:hint="eastAsia"/>
                <w:noProof/>
              </w:rPr>
              <w:t>第</w:t>
            </w:r>
            <w:r w:rsidR="00447E6D" w:rsidRPr="004B5D11">
              <w:rPr>
                <w:rStyle w:val="a6"/>
                <w:rFonts w:hAnsi="Times New Roman" w:cs="Times New Roman"/>
                <w:noProof/>
              </w:rPr>
              <w:t>2</w:t>
            </w:r>
            <w:r w:rsidR="00447E6D" w:rsidRPr="004B5D11">
              <w:rPr>
                <w:rStyle w:val="a6"/>
                <w:rFonts w:hAnsi="Times New Roman" w:cs="Times New Roman" w:hint="eastAsia"/>
                <w:noProof/>
              </w:rPr>
              <w:t>章</w:t>
            </w:r>
            <w:r w:rsidR="00447E6D" w:rsidRPr="004B5D11">
              <w:rPr>
                <w:rStyle w:val="a6"/>
                <w:rFonts w:hAnsi="Times New Roman" w:cs="Times New Roman"/>
                <w:noProof/>
              </w:rPr>
              <w:t xml:space="preserve">  </w:t>
            </w:r>
            <w:r w:rsidR="00447E6D" w:rsidRPr="004B5D11">
              <w:rPr>
                <w:rStyle w:val="a6"/>
                <w:rFonts w:hAnsi="Times New Roman" w:cs="Times New Roman" w:hint="eastAsia"/>
                <w:noProof/>
              </w:rPr>
              <w:t>模块以及功能设计介绍</w:t>
            </w:r>
            <w:r w:rsidR="00447E6D" w:rsidRPr="004B5D11">
              <w:rPr>
                <w:noProof/>
                <w:webHidden/>
              </w:rPr>
              <w:tab/>
            </w:r>
            <w:r w:rsidR="00447E6D" w:rsidRPr="004B5D11">
              <w:rPr>
                <w:noProof/>
                <w:webHidden/>
              </w:rPr>
              <w:fldChar w:fldCharType="begin"/>
            </w:r>
            <w:r w:rsidR="00447E6D" w:rsidRPr="004B5D11">
              <w:rPr>
                <w:noProof/>
                <w:webHidden/>
              </w:rPr>
              <w:instrText xml:space="preserve"> PAGEREF _Toc7028449 \h </w:instrText>
            </w:r>
            <w:r w:rsidR="00447E6D" w:rsidRPr="004B5D11">
              <w:rPr>
                <w:noProof/>
                <w:webHidden/>
              </w:rPr>
            </w:r>
            <w:r w:rsidR="00447E6D" w:rsidRPr="004B5D11">
              <w:rPr>
                <w:noProof/>
                <w:webHidden/>
              </w:rPr>
              <w:fldChar w:fldCharType="separate"/>
            </w:r>
            <w:r w:rsidR="00447E6D" w:rsidRPr="004B5D11">
              <w:rPr>
                <w:noProof/>
                <w:webHidden/>
              </w:rPr>
              <w:t>4</w:t>
            </w:r>
            <w:r w:rsidR="00447E6D" w:rsidRPr="004B5D11">
              <w:rPr>
                <w:noProof/>
                <w:webHidden/>
              </w:rPr>
              <w:fldChar w:fldCharType="end"/>
            </w:r>
          </w:hyperlink>
        </w:p>
        <w:p w14:paraId="7587EEE2" w14:textId="77777777" w:rsidR="00447E6D" w:rsidRPr="004B5D11" w:rsidRDefault="006400E8">
          <w:pPr>
            <w:pStyle w:val="20"/>
            <w:tabs>
              <w:tab w:val="right" w:leader="dot" w:pos="8776"/>
            </w:tabs>
            <w:rPr>
              <w:noProof/>
              <w:sz w:val="24"/>
              <w:szCs w:val="24"/>
            </w:rPr>
          </w:pPr>
          <w:hyperlink w:anchor="_Toc7028450" w:history="1">
            <w:r w:rsidR="00447E6D" w:rsidRPr="004B5D11">
              <w:rPr>
                <w:rStyle w:val="a6"/>
                <w:rFonts w:ascii="Times New Roman" w:hAnsi="Times New Roman" w:cs="Times New Roman"/>
                <w:noProof/>
                <w:sz w:val="24"/>
                <w:szCs w:val="24"/>
              </w:rPr>
              <w:t>2</w:t>
            </w:r>
            <w:r w:rsidR="00447E6D" w:rsidRPr="004B5D11">
              <w:rPr>
                <w:rStyle w:val="a6"/>
                <w:rFonts w:ascii="宋体" w:eastAsia="宋体" w:hAnsi="宋体" w:cs="Times New Roman"/>
                <w:noProof/>
                <w:sz w:val="24"/>
                <w:szCs w:val="24"/>
              </w:rPr>
              <w:t xml:space="preserve">.1  </w:t>
            </w:r>
            <w:r w:rsidR="00447E6D" w:rsidRPr="004B5D11">
              <w:rPr>
                <w:rStyle w:val="a6"/>
                <w:rFonts w:ascii="宋体" w:eastAsia="宋体" w:hAnsi="宋体" w:cs="Times New Roman" w:hint="eastAsia"/>
                <w:noProof/>
                <w:sz w:val="24"/>
                <w:szCs w:val="24"/>
              </w:rPr>
              <w:t>用户层级和模块介绍</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_Toc7028450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4</w:t>
            </w:r>
            <w:r w:rsidR="00447E6D" w:rsidRPr="004B5D11">
              <w:rPr>
                <w:noProof/>
                <w:webHidden/>
                <w:sz w:val="24"/>
                <w:szCs w:val="24"/>
              </w:rPr>
              <w:fldChar w:fldCharType="end"/>
            </w:r>
          </w:hyperlink>
        </w:p>
        <w:p w14:paraId="7AE43907" w14:textId="77777777" w:rsidR="00447E6D" w:rsidRPr="004B5D11" w:rsidRDefault="006400E8">
          <w:pPr>
            <w:pStyle w:val="30"/>
            <w:tabs>
              <w:tab w:val="right" w:leader="dot" w:pos="8776"/>
            </w:tabs>
            <w:rPr>
              <w:noProof/>
              <w:sz w:val="24"/>
              <w:szCs w:val="24"/>
            </w:rPr>
          </w:pPr>
          <w:hyperlink w:anchor="_Toc7028451" w:history="1">
            <w:r w:rsidR="00447E6D" w:rsidRPr="004B5D11">
              <w:rPr>
                <w:rStyle w:val="a6"/>
                <w:rFonts w:ascii="宋体" w:eastAsia="宋体" w:hAnsi="宋体" w:cs="Times New Roman"/>
                <w:noProof/>
                <w:sz w:val="24"/>
                <w:szCs w:val="24"/>
              </w:rPr>
              <w:t xml:space="preserve">2.1.1  </w:t>
            </w:r>
            <w:r w:rsidR="00447E6D" w:rsidRPr="004B5D11">
              <w:rPr>
                <w:rStyle w:val="a6"/>
                <w:rFonts w:ascii="宋体" w:eastAsia="宋体" w:hAnsi="宋体" w:cs="Times New Roman" w:hint="eastAsia"/>
                <w:noProof/>
                <w:sz w:val="24"/>
                <w:szCs w:val="24"/>
              </w:rPr>
              <w:t>用户权限分级介绍</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_Toc7028451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4</w:t>
            </w:r>
            <w:r w:rsidR="00447E6D" w:rsidRPr="004B5D11">
              <w:rPr>
                <w:noProof/>
                <w:webHidden/>
                <w:sz w:val="24"/>
                <w:szCs w:val="24"/>
              </w:rPr>
              <w:fldChar w:fldCharType="end"/>
            </w:r>
          </w:hyperlink>
        </w:p>
        <w:p w14:paraId="206CB529" w14:textId="77777777" w:rsidR="00447E6D" w:rsidRPr="004B5D11" w:rsidRDefault="006400E8">
          <w:pPr>
            <w:pStyle w:val="30"/>
            <w:tabs>
              <w:tab w:val="right" w:leader="dot" w:pos="8776"/>
            </w:tabs>
            <w:rPr>
              <w:noProof/>
              <w:sz w:val="24"/>
              <w:szCs w:val="24"/>
            </w:rPr>
          </w:pPr>
          <w:hyperlink w:anchor="_Toc7028452" w:history="1">
            <w:r w:rsidR="00447E6D" w:rsidRPr="004B5D11">
              <w:rPr>
                <w:rStyle w:val="a6"/>
                <w:rFonts w:ascii="宋体" w:eastAsia="宋体" w:hAnsi="宋体" w:cs="Times New Roman"/>
                <w:noProof/>
                <w:sz w:val="24"/>
                <w:szCs w:val="24"/>
              </w:rPr>
              <w:t xml:space="preserve">2.1.2  </w:t>
            </w:r>
            <w:r w:rsidR="00447E6D" w:rsidRPr="004B5D11">
              <w:rPr>
                <w:rStyle w:val="a6"/>
                <w:rFonts w:ascii="宋体" w:eastAsia="宋体" w:hAnsi="宋体" w:cs="Times New Roman" w:hint="eastAsia"/>
                <w:noProof/>
                <w:sz w:val="24"/>
                <w:szCs w:val="24"/>
              </w:rPr>
              <w:t>模块介绍</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_Toc7028452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4</w:t>
            </w:r>
            <w:r w:rsidR="00447E6D" w:rsidRPr="004B5D11">
              <w:rPr>
                <w:noProof/>
                <w:webHidden/>
                <w:sz w:val="24"/>
                <w:szCs w:val="24"/>
              </w:rPr>
              <w:fldChar w:fldCharType="end"/>
            </w:r>
          </w:hyperlink>
        </w:p>
        <w:p w14:paraId="056EA3DD" w14:textId="77777777" w:rsidR="00447E6D" w:rsidRPr="004B5D11" w:rsidRDefault="006400E8">
          <w:pPr>
            <w:pStyle w:val="20"/>
            <w:tabs>
              <w:tab w:val="right" w:leader="dot" w:pos="8776"/>
            </w:tabs>
            <w:rPr>
              <w:noProof/>
              <w:sz w:val="24"/>
              <w:szCs w:val="24"/>
            </w:rPr>
          </w:pPr>
          <w:hyperlink w:anchor="_Toc7028453" w:history="1">
            <w:r w:rsidR="00447E6D" w:rsidRPr="004B5D11">
              <w:rPr>
                <w:rStyle w:val="a6"/>
                <w:rFonts w:ascii="宋体" w:eastAsia="宋体" w:hAnsi="宋体" w:cs="Times New Roman"/>
                <w:noProof/>
                <w:sz w:val="24"/>
                <w:szCs w:val="24"/>
              </w:rPr>
              <w:t xml:space="preserve">2.2  </w:t>
            </w:r>
            <w:r w:rsidR="00447E6D" w:rsidRPr="004B5D11">
              <w:rPr>
                <w:rStyle w:val="a6"/>
                <w:rFonts w:ascii="宋体" w:eastAsia="宋体" w:hAnsi="宋体" w:cs="Times New Roman" w:hint="eastAsia"/>
                <w:noProof/>
                <w:sz w:val="24"/>
                <w:szCs w:val="24"/>
              </w:rPr>
              <w:t>各模块及功能需求介绍</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_Toc7028453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4</w:t>
            </w:r>
            <w:r w:rsidR="00447E6D" w:rsidRPr="004B5D11">
              <w:rPr>
                <w:noProof/>
                <w:webHidden/>
                <w:sz w:val="24"/>
                <w:szCs w:val="24"/>
              </w:rPr>
              <w:fldChar w:fldCharType="end"/>
            </w:r>
          </w:hyperlink>
        </w:p>
        <w:p w14:paraId="00911115" w14:textId="77777777" w:rsidR="00447E6D" w:rsidRPr="004B5D11" w:rsidRDefault="006400E8">
          <w:pPr>
            <w:pStyle w:val="30"/>
            <w:tabs>
              <w:tab w:val="right" w:leader="dot" w:pos="8776"/>
            </w:tabs>
            <w:rPr>
              <w:noProof/>
              <w:sz w:val="24"/>
              <w:szCs w:val="24"/>
            </w:rPr>
          </w:pPr>
          <w:hyperlink w:anchor="_Toc7028454" w:history="1">
            <w:r w:rsidR="00447E6D" w:rsidRPr="004B5D11">
              <w:rPr>
                <w:rStyle w:val="a6"/>
                <w:rFonts w:ascii="宋体" w:eastAsia="宋体" w:hAnsi="宋体" w:cs="Times New Roman"/>
                <w:noProof/>
                <w:sz w:val="24"/>
                <w:szCs w:val="24"/>
              </w:rPr>
              <w:t xml:space="preserve">2.2.1  </w:t>
            </w:r>
            <w:r w:rsidR="00447E6D" w:rsidRPr="004B5D11">
              <w:rPr>
                <w:rStyle w:val="a6"/>
                <w:rFonts w:ascii="宋体" w:eastAsia="宋体" w:hAnsi="宋体" w:cs="Times New Roman" w:hint="eastAsia"/>
                <w:noProof/>
                <w:sz w:val="24"/>
                <w:szCs w:val="24"/>
              </w:rPr>
              <w:t>交流模块</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_Toc7028454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4</w:t>
            </w:r>
            <w:r w:rsidR="00447E6D" w:rsidRPr="004B5D11">
              <w:rPr>
                <w:noProof/>
                <w:webHidden/>
                <w:sz w:val="24"/>
                <w:szCs w:val="24"/>
              </w:rPr>
              <w:fldChar w:fldCharType="end"/>
            </w:r>
          </w:hyperlink>
        </w:p>
        <w:p w14:paraId="58490428" w14:textId="77777777" w:rsidR="00447E6D" w:rsidRPr="004B5D11" w:rsidRDefault="006400E8">
          <w:pPr>
            <w:pStyle w:val="30"/>
            <w:tabs>
              <w:tab w:val="right" w:leader="dot" w:pos="8776"/>
            </w:tabs>
            <w:rPr>
              <w:noProof/>
              <w:sz w:val="24"/>
              <w:szCs w:val="24"/>
            </w:rPr>
          </w:pPr>
          <w:hyperlink w:anchor="_Toc7028455" w:history="1">
            <w:r w:rsidR="00447E6D" w:rsidRPr="004B5D11">
              <w:rPr>
                <w:rStyle w:val="a6"/>
                <w:rFonts w:ascii="宋体" w:eastAsia="宋体" w:hAnsi="宋体" w:cs="Times New Roman"/>
                <w:noProof/>
                <w:sz w:val="24"/>
                <w:szCs w:val="24"/>
              </w:rPr>
              <w:t xml:space="preserve">2.2.2  </w:t>
            </w:r>
            <w:r w:rsidR="00447E6D" w:rsidRPr="004B5D11">
              <w:rPr>
                <w:rStyle w:val="a6"/>
                <w:rFonts w:ascii="宋体" w:eastAsia="宋体" w:hAnsi="宋体" w:cs="Times New Roman" w:hint="eastAsia"/>
                <w:noProof/>
                <w:sz w:val="24"/>
                <w:szCs w:val="24"/>
              </w:rPr>
              <w:t>管理模块</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_Toc7028455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6</w:t>
            </w:r>
            <w:r w:rsidR="00447E6D" w:rsidRPr="004B5D11">
              <w:rPr>
                <w:noProof/>
                <w:webHidden/>
                <w:sz w:val="24"/>
                <w:szCs w:val="24"/>
              </w:rPr>
              <w:fldChar w:fldCharType="end"/>
            </w:r>
          </w:hyperlink>
        </w:p>
        <w:p w14:paraId="04314ED9" w14:textId="77777777" w:rsidR="00447E6D" w:rsidRPr="004B5D11" w:rsidRDefault="006400E8">
          <w:pPr>
            <w:pStyle w:val="30"/>
            <w:tabs>
              <w:tab w:val="right" w:leader="dot" w:pos="8776"/>
            </w:tabs>
            <w:rPr>
              <w:noProof/>
              <w:sz w:val="24"/>
              <w:szCs w:val="24"/>
            </w:rPr>
          </w:pPr>
          <w:hyperlink w:anchor="_Toc7028456" w:history="1">
            <w:r w:rsidR="00447E6D" w:rsidRPr="004B5D11">
              <w:rPr>
                <w:rStyle w:val="a6"/>
                <w:rFonts w:ascii="宋体" w:eastAsia="宋体" w:hAnsi="宋体" w:cs="Times New Roman"/>
                <w:noProof/>
                <w:sz w:val="24"/>
                <w:szCs w:val="24"/>
              </w:rPr>
              <w:t xml:space="preserve">2.2.3  </w:t>
            </w:r>
            <w:r w:rsidR="00447E6D" w:rsidRPr="004B5D11">
              <w:rPr>
                <w:rStyle w:val="a6"/>
                <w:rFonts w:ascii="宋体" w:eastAsia="宋体" w:hAnsi="宋体" w:cs="Times New Roman" w:hint="eastAsia"/>
                <w:noProof/>
                <w:sz w:val="24"/>
                <w:szCs w:val="24"/>
              </w:rPr>
              <w:t>超级管理模块</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_Toc7028456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7</w:t>
            </w:r>
            <w:r w:rsidR="00447E6D" w:rsidRPr="004B5D11">
              <w:rPr>
                <w:noProof/>
                <w:webHidden/>
                <w:sz w:val="24"/>
                <w:szCs w:val="24"/>
              </w:rPr>
              <w:fldChar w:fldCharType="end"/>
            </w:r>
          </w:hyperlink>
        </w:p>
        <w:p w14:paraId="72AA9161" w14:textId="77777777" w:rsidR="00447E6D" w:rsidRPr="004B5D11" w:rsidRDefault="006400E8">
          <w:pPr>
            <w:pStyle w:val="20"/>
            <w:tabs>
              <w:tab w:val="right" w:leader="dot" w:pos="8776"/>
            </w:tabs>
            <w:rPr>
              <w:noProof/>
              <w:sz w:val="24"/>
              <w:szCs w:val="24"/>
            </w:rPr>
          </w:pPr>
          <w:hyperlink w:anchor="_Toc7028457" w:history="1">
            <w:r w:rsidR="00447E6D" w:rsidRPr="004B5D11">
              <w:rPr>
                <w:rStyle w:val="a6"/>
                <w:rFonts w:ascii="宋体" w:eastAsia="宋体" w:hAnsi="宋体" w:cs="Times New Roman"/>
                <w:noProof/>
                <w:sz w:val="24"/>
                <w:szCs w:val="24"/>
              </w:rPr>
              <w:t xml:space="preserve">2.3  </w:t>
            </w:r>
            <w:r w:rsidR="00447E6D" w:rsidRPr="004B5D11">
              <w:rPr>
                <w:rStyle w:val="a6"/>
                <w:rFonts w:ascii="宋体" w:eastAsia="宋体" w:hAnsi="宋体" w:cs="Times New Roman" w:hint="eastAsia"/>
                <w:noProof/>
                <w:sz w:val="24"/>
                <w:szCs w:val="24"/>
              </w:rPr>
              <w:t>运行环境介绍</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_Toc7028457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8</w:t>
            </w:r>
            <w:r w:rsidR="00447E6D" w:rsidRPr="004B5D11">
              <w:rPr>
                <w:noProof/>
                <w:webHidden/>
                <w:sz w:val="24"/>
                <w:szCs w:val="24"/>
              </w:rPr>
              <w:fldChar w:fldCharType="end"/>
            </w:r>
          </w:hyperlink>
        </w:p>
        <w:p w14:paraId="14981912" w14:textId="77777777" w:rsidR="00447E6D" w:rsidRPr="004B5D11" w:rsidRDefault="006400E8">
          <w:pPr>
            <w:pStyle w:val="20"/>
            <w:tabs>
              <w:tab w:val="right" w:leader="dot" w:pos="8776"/>
            </w:tabs>
            <w:rPr>
              <w:noProof/>
              <w:sz w:val="24"/>
              <w:szCs w:val="24"/>
            </w:rPr>
          </w:pPr>
          <w:hyperlink w:anchor="_Toc7028458" w:history="1">
            <w:r w:rsidR="00447E6D" w:rsidRPr="004B5D11">
              <w:rPr>
                <w:rStyle w:val="a6"/>
                <w:rFonts w:ascii="宋体" w:eastAsia="宋体" w:hAnsi="宋体" w:cs="Times New Roman"/>
                <w:noProof/>
                <w:sz w:val="24"/>
                <w:szCs w:val="24"/>
              </w:rPr>
              <w:t xml:space="preserve">2.4  </w:t>
            </w:r>
            <w:r w:rsidR="00447E6D" w:rsidRPr="004B5D11">
              <w:rPr>
                <w:rStyle w:val="a6"/>
                <w:rFonts w:ascii="宋体" w:eastAsia="宋体" w:hAnsi="宋体" w:cs="Times New Roman" w:hint="eastAsia"/>
                <w:noProof/>
                <w:sz w:val="24"/>
                <w:szCs w:val="24"/>
              </w:rPr>
              <w:t>本章小结</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_Toc7028458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8</w:t>
            </w:r>
            <w:r w:rsidR="00447E6D" w:rsidRPr="004B5D11">
              <w:rPr>
                <w:noProof/>
                <w:webHidden/>
                <w:sz w:val="24"/>
                <w:szCs w:val="24"/>
              </w:rPr>
              <w:fldChar w:fldCharType="end"/>
            </w:r>
          </w:hyperlink>
        </w:p>
        <w:p w14:paraId="2A06917F" w14:textId="77777777" w:rsidR="00447E6D" w:rsidRPr="004B5D11" w:rsidRDefault="006400E8">
          <w:pPr>
            <w:pStyle w:val="10"/>
            <w:rPr>
              <w:rFonts w:asciiTheme="minorHAnsi" w:eastAsiaTheme="minorEastAsia" w:hAnsiTheme="minorHAnsi"/>
              <w:noProof/>
            </w:rPr>
          </w:pPr>
          <w:hyperlink w:anchor="_Toc7028459" w:history="1">
            <w:r w:rsidR="00447E6D" w:rsidRPr="004B5D11">
              <w:rPr>
                <w:rStyle w:val="a6"/>
                <w:rFonts w:hAnsi="Times New Roman" w:cs="Times New Roman" w:hint="eastAsia"/>
                <w:noProof/>
              </w:rPr>
              <w:t>第</w:t>
            </w:r>
            <w:r w:rsidR="00447E6D" w:rsidRPr="004B5D11">
              <w:rPr>
                <w:rStyle w:val="a6"/>
                <w:rFonts w:hAnsi="Times New Roman" w:cs="Times New Roman"/>
                <w:noProof/>
              </w:rPr>
              <w:t>3</w:t>
            </w:r>
            <w:r w:rsidR="00447E6D" w:rsidRPr="004B5D11">
              <w:rPr>
                <w:rStyle w:val="a6"/>
                <w:rFonts w:hAnsi="Times New Roman" w:cs="Times New Roman" w:hint="eastAsia"/>
                <w:noProof/>
              </w:rPr>
              <w:t>章</w:t>
            </w:r>
            <w:r w:rsidR="00447E6D" w:rsidRPr="004B5D11">
              <w:rPr>
                <w:rStyle w:val="a6"/>
                <w:rFonts w:hAnsi="Times New Roman" w:cs="Times New Roman"/>
                <w:noProof/>
              </w:rPr>
              <w:t xml:space="preserve">  </w:t>
            </w:r>
            <w:r w:rsidR="00447E6D" w:rsidRPr="004B5D11">
              <w:rPr>
                <w:rStyle w:val="a6"/>
                <w:rFonts w:hAnsi="Times New Roman" w:cs="Times New Roman" w:hint="eastAsia"/>
                <w:noProof/>
              </w:rPr>
              <w:t>可行性分析</w:t>
            </w:r>
            <w:r w:rsidR="00447E6D" w:rsidRPr="004B5D11">
              <w:rPr>
                <w:noProof/>
                <w:webHidden/>
              </w:rPr>
              <w:tab/>
            </w:r>
            <w:r w:rsidR="00447E6D" w:rsidRPr="004B5D11">
              <w:rPr>
                <w:noProof/>
                <w:webHidden/>
              </w:rPr>
              <w:fldChar w:fldCharType="begin"/>
            </w:r>
            <w:r w:rsidR="00447E6D" w:rsidRPr="004B5D11">
              <w:rPr>
                <w:noProof/>
                <w:webHidden/>
              </w:rPr>
              <w:instrText xml:space="preserve"> PAGEREF _Toc7028459 \h </w:instrText>
            </w:r>
            <w:r w:rsidR="00447E6D" w:rsidRPr="004B5D11">
              <w:rPr>
                <w:noProof/>
                <w:webHidden/>
              </w:rPr>
            </w:r>
            <w:r w:rsidR="00447E6D" w:rsidRPr="004B5D11">
              <w:rPr>
                <w:noProof/>
                <w:webHidden/>
              </w:rPr>
              <w:fldChar w:fldCharType="separate"/>
            </w:r>
            <w:r w:rsidR="00447E6D" w:rsidRPr="004B5D11">
              <w:rPr>
                <w:noProof/>
                <w:webHidden/>
              </w:rPr>
              <w:t>9</w:t>
            </w:r>
            <w:r w:rsidR="00447E6D" w:rsidRPr="004B5D11">
              <w:rPr>
                <w:noProof/>
                <w:webHidden/>
              </w:rPr>
              <w:fldChar w:fldCharType="end"/>
            </w:r>
          </w:hyperlink>
        </w:p>
        <w:p w14:paraId="59087353" w14:textId="77777777" w:rsidR="00447E6D" w:rsidRPr="004B5D11" w:rsidRDefault="006400E8">
          <w:pPr>
            <w:pStyle w:val="20"/>
            <w:tabs>
              <w:tab w:val="right" w:leader="dot" w:pos="8776"/>
            </w:tabs>
            <w:rPr>
              <w:noProof/>
              <w:sz w:val="24"/>
              <w:szCs w:val="24"/>
            </w:rPr>
          </w:pPr>
          <w:hyperlink w:anchor="_Toc7028460" w:history="1">
            <w:r w:rsidR="00447E6D" w:rsidRPr="004B5D11">
              <w:rPr>
                <w:rStyle w:val="a6"/>
                <w:rFonts w:ascii="宋体" w:eastAsia="宋体" w:hAnsi="宋体" w:cs="Times New Roman"/>
                <w:noProof/>
                <w:sz w:val="24"/>
                <w:szCs w:val="24"/>
              </w:rPr>
              <w:t xml:space="preserve">3.1  </w:t>
            </w:r>
            <w:r w:rsidR="00447E6D" w:rsidRPr="004B5D11">
              <w:rPr>
                <w:rStyle w:val="a6"/>
                <w:rFonts w:ascii="宋体" w:eastAsia="宋体" w:hAnsi="宋体" w:cs="Times New Roman" w:hint="eastAsia"/>
                <w:noProof/>
                <w:sz w:val="24"/>
                <w:szCs w:val="24"/>
              </w:rPr>
              <w:t>市场可行性分析</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_Toc7028460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9</w:t>
            </w:r>
            <w:r w:rsidR="00447E6D" w:rsidRPr="004B5D11">
              <w:rPr>
                <w:noProof/>
                <w:webHidden/>
                <w:sz w:val="24"/>
                <w:szCs w:val="24"/>
              </w:rPr>
              <w:fldChar w:fldCharType="end"/>
            </w:r>
          </w:hyperlink>
        </w:p>
        <w:p w14:paraId="343D2E37" w14:textId="77777777" w:rsidR="00447E6D" w:rsidRPr="004B5D11" w:rsidRDefault="006400E8">
          <w:pPr>
            <w:pStyle w:val="20"/>
            <w:tabs>
              <w:tab w:val="right" w:leader="dot" w:pos="8776"/>
            </w:tabs>
            <w:rPr>
              <w:noProof/>
              <w:sz w:val="24"/>
              <w:szCs w:val="24"/>
            </w:rPr>
          </w:pPr>
          <w:hyperlink w:anchor="_Toc7028461" w:history="1">
            <w:r w:rsidR="00447E6D" w:rsidRPr="004B5D11">
              <w:rPr>
                <w:rStyle w:val="a6"/>
                <w:rFonts w:ascii="宋体" w:eastAsia="宋体" w:hAnsi="宋体" w:cs="Times New Roman"/>
                <w:noProof/>
                <w:sz w:val="24"/>
                <w:szCs w:val="24"/>
              </w:rPr>
              <w:t xml:space="preserve">3.2  </w:t>
            </w:r>
            <w:r w:rsidR="00447E6D" w:rsidRPr="004B5D11">
              <w:rPr>
                <w:rStyle w:val="a6"/>
                <w:rFonts w:ascii="宋体" w:eastAsia="宋体" w:hAnsi="宋体" w:cs="Times New Roman" w:hint="eastAsia"/>
                <w:noProof/>
                <w:sz w:val="24"/>
                <w:szCs w:val="24"/>
              </w:rPr>
              <w:t>技术可行性分析</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_Toc7028461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9</w:t>
            </w:r>
            <w:r w:rsidR="00447E6D" w:rsidRPr="004B5D11">
              <w:rPr>
                <w:noProof/>
                <w:webHidden/>
                <w:sz w:val="24"/>
                <w:szCs w:val="24"/>
              </w:rPr>
              <w:fldChar w:fldCharType="end"/>
            </w:r>
          </w:hyperlink>
        </w:p>
        <w:p w14:paraId="2A22BF83" w14:textId="77777777" w:rsidR="00447E6D" w:rsidRPr="004B5D11" w:rsidRDefault="006400E8">
          <w:pPr>
            <w:pStyle w:val="20"/>
            <w:tabs>
              <w:tab w:val="right" w:leader="dot" w:pos="8776"/>
            </w:tabs>
            <w:rPr>
              <w:noProof/>
              <w:sz w:val="24"/>
              <w:szCs w:val="24"/>
            </w:rPr>
          </w:pPr>
          <w:hyperlink w:anchor="_Toc7028462" w:history="1">
            <w:r w:rsidR="00447E6D" w:rsidRPr="004B5D11">
              <w:rPr>
                <w:rStyle w:val="a6"/>
                <w:rFonts w:ascii="宋体" w:eastAsia="宋体" w:hAnsi="宋体" w:cs="Times New Roman"/>
                <w:noProof/>
                <w:sz w:val="24"/>
                <w:szCs w:val="24"/>
              </w:rPr>
              <w:t xml:space="preserve">3.3  </w:t>
            </w:r>
            <w:r w:rsidR="00447E6D" w:rsidRPr="004B5D11">
              <w:rPr>
                <w:rStyle w:val="a6"/>
                <w:rFonts w:ascii="宋体" w:eastAsia="宋体" w:hAnsi="宋体" w:cs="Times New Roman" w:hint="eastAsia"/>
                <w:noProof/>
                <w:sz w:val="24"/>
                <w:szCs w:val="24"/>
              </w:rPr>
              <w:t>经济可行性分析</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_Toc7028462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9</w:t>
            </w:r>
            <w:r w:rsidR="00447E6D" w:rsidRPr="004B5D11">
              <w:rPr>
                <w:noProof/>
                <w:webHidden/>
                <w:sz w:val="24"/>
                <w:szCs w:val="24"/>
              </w:rPr>
              <w:fldChar w:fldCharType="end"/>
            </w:r>
          </w:hyperlink>
        </w:p>
        <w:p w14:paraId="1219BBAA" w14:textId="77777777" w:rsidR="00447E6D" w:rsidRPr="004B5D11" w:rsidRDefault="006400E8">
          <w:pPr>
            <w:pStyle w:val="20"/>
            <w:tabs>
              <w:tab w:val="right" w:leader="dot" w:pos="8776"/>
            </w:tabs>
            <w:rPr>
              <w:noProof/>
              <w:sz w:val="24"/>
              <w:szCs w:val="24"/>
            </w:rPr>
          </w:pPr>
          <w:hyperlink w:anchor="_Toc7028463" w:history="1">
            <w:r w:rsidR="00447E6D" w:rsidRPr="004B5D11">
              <w:rPr>
                <w:rStyle w:val="a6"/>
                <w:rFonts w:ascii="宋体" w:eastAsia="宋体" w:hAnsi="宋体" w:cs="Times New Roman"/>
                <w:noProof/>
                <w:sz w:val="24"/>
                <w:szCs w:val="24"/>
              </w:rPr>
              <w:t xml:space="preserve">3.4  </w:t>
            </w:r>
            <w:r w:rsidR="00447E6D" w:rsidRPr="004B5D11">
              <w:rPr>
                <w:rStyle w:val="a6"/>
                <w:rFonts w:ascii="宋体" w:eastAsia="宋体" w:hAnsi="宋体" w:cs="Times New Roman" w:hint="eastAsia"/>
                <w:noProof/>
                <w:sz w:val="24"/>
                <w:szCs w:val="24"/>
              </w:rPr>
              <w:t>安全可行性分析</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_Toc7028463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9</w:t>
            </w:r>
            <w:r w:rsidR="00447E6D" w:rsidRPr="004B5D11">
              <w:rPr>
                <w:noProof/>
                <w:webHidden/>
                <w:sz w:val="24"/>
                <w:szCs w:val="24"/>
              </w:rPr>
              <w:fldChar w:fldCharType="end"/>
            </w:r>
          </w:hyperlink>
        </w:p>
        <w:p w14:paraId="00412FA5" w14:textId="77777777" w:rsidR="00447E6D" w:rsidRPr="004B5D11" w:rsidRDefault="006400E8">
          <w:pPr>
            <w:pStyle w:val="20"/>
            <w:tabs>
              <w:tab w:val="right" w:leader="dot" w:pos="8776"/>
            </w:tabs>
            <w:rPr>
              <w:noProof/>
              <w:sz w:val="24"/>
              <w:szCs w:val="24"/>
            </w:rPr>
          </w:pPr>
          <w:hyperlink w:anchor="_Toc7028464" w:history="1">
            <w:r w:rsidR="00447E6D" w:rsidRPr="004B5D11">
              <w:rPr>
                <w:rStyle w:val="a6"/>
                <w:rFonts w:ascii="宋体" w:eastAsia="宋体" w:hAnsi="宋体" w:cs="Times New Roman"/>
                <w:noProof/>
                <w:sz w:val="24"/>
                <w:szCs w:val="24"/>
              </w:rPr>
              <w:t xml:space="preserve">3.5  </w:t>
            </w:r>
            <w:r w:rsidR="00447E6D" w:rsidRPr="004B5D11">
              <w:rPr>
                <w:rStyle w:val="a6"/>
                <w:rFonts w:ascii="宋体" w:eastAsia="宋体" w:hAnsi="宋体" w:cs="Times New Roman" w:hint="eastAsia"/>
                <w:noProof/>
                <w:sz w:val="24"/>
                <w:szCs w:val="24"/>
              </w:rPr>
              <w:t>社会可行性分析</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_Toc7028464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9</w:t>
            </w:r>
            <w:r w:rsidR="00447E6D" w:rsidRPr="004B5D11">
              <w:rPr>
                <w:noProof/>
                <w:webHidden/>
                <w:sz w:val="24"/>
                <w:szCs w:val="24"/>
              </w:rPr>
              <w:fldChar w:fldCharType="end"/>
            </w:r>
          </w:hyperlink>
        </w:p>
        <w:p w14:paraId="5FCD79F9" w14:textId="77777777" w:rsidR="00447E6D" w:rsidRPr="004B5D11" w:rsidRDefault="006400E8">
          <w:pPr>
            <w:pStyle w:val="10"/>
            <w:rPr>
              <w:rFonts w:asciiTheme="minorHAnsi" w:eastAsiaTheme="minorEastAsia" w:hAnsiTheme="minorHAnsi"/>
              <w:noProof/>
            </w:rPr>
          </w:pPr>
          <w:hyperlink w:anchor="_Toc7028465" w:history="1">
            <w:r w:rsidR="00447E6D" w:rsidRPr="004B5D11">
              <w:rPr>
                <w:rStyle w:val="a6"/>
                <w:rFonts w:hAnsi="Times New Roman" w:cs="Times New Roman" w:hint="eastAsia"/>
                <w:noProof/>
              </w:rPr>
              <w:t>第</w:t>
            </w:r>
            <w:r w:rsidR="00447E6D" w:rsidRPr="004B5D11">
              <w:rPr>
                <w:rStyle w:val="a6"/>
                <w:rFonts w:hAnsi="Times New Roman" w:cs="Times New Roman"/>
                <w:noProof/>
              </w:rPr>
              <w:t>4</w:t>
            </w:r>
            <w:r w:rsidR="00447E6D" w:rsidRPr="004B5D11">
              <w:rPr>
                <w:rStyle w:val="a6"/>
                <w:rFonts w:hAnsi="Times New Roman" w:cs="Times New Roman" w:hint="eastAsia"/>
                <w:noProof/>
              </w:rPr>
              <w:t>章</w:t>
            </w:r>
            <w:r w:rsidR="00447E6D" w:rsidRPr="004B5D11">
              <w:rPr>
                <w:rStyle w:val="a6"/>
                <w:rFonts w:hAnsi="Times New Roman" w:cs="Times New Roman"/>
                <w:noProof/>
              </w:rPr>
              <w:t xml:space="preserve">  </w:t>
            </w:r>
            <w:r w:rsidR="00447E6D" w:rsidRPr="004B5D11">
              <w:rPr>
                <w:rStyle w:val="a6"/>
                <w:rFonts w:hAnsi="Times New Roman" w:cs="Times New Roman" w:hint="eastAsia"/>
                <w:noProof/>
              </w:rPr>
              <w:t>系统数据库设计</w:t>
            </w:r>
            <w:r w:rsidR="00447E6D" w:rsidRPr="004B5D11">
              <w:rPr>
                <w:noProof/>
                <w:webHidden/>
              </w:rPr>
              <w:tab/>
            </w:r>
            <w:r w:rsidR="00447E6D" w:rsidRPr="004B5D11">
              <w:rPr>
                <w:noProof/>
                <w:webHidden/>
              </w:rPr>
              <w:fldChar w:fldCharType="begin"/>
            </w:r>
            <w:r w:rsidR="00447E6D" w:rsidRPr="004B5D11">
              <w:rPr>
                <w:noProof/>
                <w:webHidden/>
              </w:rPr>
              <w:instrText xml:space="preserve"> PAGEREF _Toc7028465 \h </w:instrText>
            </w:r>
            <w:r w:rsidR="00447E6D" w:rsidRPr="004B5D11">
              <w:rPr>
                <w:noProof/>
                <w:webHidden/>
              </w:rPr>
            </w:r>
            <w:r w:rsidR="00447E6D" w:rsidRPr="004B5D11">
              <w:rPr>
                <w:noProof/>
                <w:webHidden/>
              </w:rPr>
              <w:fldChar w:fldCharType="separate"/>
            </w:r>
            <w:r w:rsidR="00447E6D" w:rsidRPr="004B5D11">
              <w:rPr>
                <w:noProof/>
                <w:webHidden/>
              </w:rPr>
              <w:t>10</w:t>
            </w:r>
            <w:r w:rsidR="00447E6D" w:rsidRPr="004B5D11">
              <w:rPr>
                <w:noProof/>
                <w:webHidden/>
              </w:rPr>
              <w:fldChar w:fldCharType="end"/>
            </w:r>
          </w:hyperlink>
        </w:p>
        <w:p w14:paraId="68CD25AA" w14:textId="77777777" w:rsidR="00447E6D" w:rsidRPr="004B5D11" w:rsidRDefault="006400E8">
          <w:pPr>
            <w:pStyle w:val="20"/>
            <w:tabs>
              <w:tab w:val="right" w:leader="dot" w:pos="8776"/>
            </w:tabs>
            <w:rPr>
              <w:noProof/>
              <w:sz w:val="24"/>
              <w:szCs w:val="24"/>
            </w:rPr>
          </w:pPr>
          <w:hyperlink w:anchor="_Toc7028466" w:history="1">
            <w:r w:rsidR="00447E6D" w:rsidRPr="004B5D11">
              <w:rPr>
                <w:rStyle w:val="a6"/>
                <w:rFonts w:ascii="宋体" w:eastAsia="宋体" w:hAnsi="宋体"/>
                <w:noProof/>
                <w:sz w:val="24"/>
                <w:szCs w:val="24"/>
              </w:rPr>
              <w:t xml:space="preserve">4.1  </w:t>
            </w:r>
            <w:r w:rsidR="00447E6D" w:rsidRPr="004B5D11">
              <w:rPr>
                <w:rStyle w:val="a6"/>
                <w:rFonts w:ascii="宋体" w:eastAsia="宋体" w:hAnsi="宋体" w:hint="eastAsia"/>
                <w:noProof/>
                <w:sz w:val="24"/>
                <w:szCs w:val="24"/>
              </w:rPr>
              <w:t>需求分析</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_Toc7028466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10</w:t>
            </w:r>
            <w:r w:rsidR="00447E6D" w:rsidRPr="004B5D11">
              <w:rPr>
                <w:noProof/>
                <w:webHidden/>
                <w:sz w:val="24"/>
                <w:szCs w:val="24"/>
              </w:rPr>
              <w:fldChar w:fldCharType="end"/>
            </w:r>
          </w:hyperlink>
        </w:p>
        <w:p w14:paraId="212ADBAD" w14:textId="77777777" w:rsidR="00447E6D" w:rsidRPr="004B5D11" w:rsidRDefault="006400E8">
          <w:pPr>
            <w:pStyle w:val="20"/>
            <w:tabs>
              <w:tab w:val="right" w:leader="dot" w:pos="8776"/>
            </w:tabs>
            <w:rPr>
              <w:noProof/>
              <w:sz w:val="24"/>
              <w:szCs w:val="24"/>
            </w:rPr>
          </w:pPr>
          <w:hyperlink w:anchor="_Toc7028467" w:history="1">
            <w:r w:rsidR="00447E6D" w:rsidRPr="004B5D11">
              <w:rPr>
                <w:rStyle w:val="a6"/>
                <w:rFonts w:ascii="宋体" w:eastAsia="宋体" w:hAnsi="宋体"/>
                <w:noProof/>
                <w:sz w:val="24"/>
                <w:szCs w:val="24"/>
              </w:rPr>
              <w:t xml:space="preserve">4.2  </w:t>
            </w:r>
            <w:r w:rsidR="00447E6D" w:rsidRPr="004B5D11">
              <w:rPr>
                <w:rStyle w:val="a6"/>
                <w:rFonts w:ascii="宋体" w:eastAsia="宋体" w:hAnsi="宋体" w:hint="eastAsia"/>
                <w:noProof/>
                <w:sz w:val="24"/>
                <w:szCs w:val="24"/>
              </w:rPr>
              <w:t>概念结构设计</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_Toc7028467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11</w:t>
            </w:r>
            <w:r w:rsidR="00447E6D" w:rsidRPr="004B5D11">
              <w:rPr>
                <w:noProof/>
                <w:webHidden/>
                <w:sz w:val="24"/>
                <w:szCs w:val="24"/>
              </w:rPr>
              <w:fldChar w:fldCharType="end"/>
            </w:r>
          </w:hyperlink>
        </w:p>
        <w:p w14:paraId="043A4B6D" w14:textId="77777777" w:rsidR="00447E6D" w:rsidRPr="004B5D11" w:rsidRDefault="006400E8">
          <w:pPr>
            <w:pStyle w:val="20"/>
            <w:tabs>
              <w:tab w:val="right" w:leader="dot" w:pos="8776"/>
            </w:tabs>
            <w:rPr>
              <w:noProof/>
              <w:sz w:val="24"/>
              <w:szCs w:val="24"/>
            </w:rPr>
          </w:pPr>
          <w:hyperlink w:anchor="_Toc7028468" w:history="1">
            <w:r w:rsidR="00447E6D" w:rsidRPr="004B5D11">
              <w:rPr>
                <w:rStyle w:val="a6"/>
                <w:rFonts w:ascii="宋体" w:eastAsia="宋体" w:hAnsi="宋体"/>
                <w:noProof/>
                <w:sz w:val="24"/>
                <w:szCs w:val="24"/>
              </w:rPr>
              <w:t xml:space="preserve">4.3  </w:t>
            </w:r>
            <w:r w:rsidR="00447E6D" w:rsidRPr="004B5D11">
              <w:rPr>
                <w:rStyle w:val="a6"/>
                <w:rFonts w:ascii="宋体" w:eastAsia="宋体" w:hAnsi="宋体" w:hint="eastAsia"/>
                <w:noProof/>
                <w:sz w:val="24"/>
                <w:szCs w:val="24"/>
              </w:rPr>
              <w:t>逻辑结构设计</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_Toc7028468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12</w:t>
            </w:r>
            <w:r w:rsidR="00447E6D" w:rsidRPr="004B5D11">
              <w:rPr>
                <w:noProof/>
                <w:webHidden/>
                <w:sz w:val="24"/>
                <w:szCs w:val="24"/>
              </w:rPr>
              <w:fldChar w:fldCharType="end"/>
            </w:r>
          </w:hyperlink>
        </w:p>
        <w:p w14:paraId="4B6C4454" w14:textId="77777777" w:rsidR="00447E6D" w:rsidRPr="004B5D11" w:rsidRDefault="006400E8">
          <w:pPr>
            <w:pStyle w:val="20"/>
            <w:tabs>
              <w:tab w:val="right" w:leader="dot" w:pos="8776"/>
            </w:tabs>
            <w:rPr>
              <w:noProof/>
              <w:sz w:val="24"/>
              <w:szCs w:val="24"/>
            </w:rPr>
          </w:pPr>
          <w:hyperlink w:anchor="_Toc7028469" w:history="1">
            <w:r w:rsidR="00447E6D" w:rsidRPr="004B5D11">
              <w:rPr>
                <w:rStyle w:val="a6"/>
                <w:rFonts w:ascii="宋体" w:eastAsia="宋体" w:hAnsi="宋体"/>
                <w:noProof/>
                <w:sz w:val="24"/>
                <w:szCs w:val="24"/>
              </w:rPr>
              <w:t xml:space="preserve">4.4  </w:t>
            </w:r>
            <w:r w:rsidR="00447E6D" w:rsidRPr="004B5D11">
              <w:rPr>
                <w:rStyle w:val="a6"/>
                <w:rFonts w:ascii="宋体" w:eastAsia="宋体" w:hAnsi="宋体" w:hint="eastAsia"/>
                <w:noProof/>
                <w:sz w:val="24"/>
                <w:szCs w:val="24"/>
              </w:rPr>
              <w:t>物理结构设计</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_Toc7028469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12</w:t>
            </w:r>
            <w:r w:rsidR="00447E6D" w:rsidRPr="004B5D11">
              <w:rPr>
                <w:noProof/>
                <w:webHidden/>
                <w:sz w:val="24"/>
                <w:szCs w:val="24"/>
              </w:rPr>
              <w:fldChar w:fldCharType="end"/>
            </w:r>
          </w:hyperlink>
        </w:p>
        <w:p w14:paraId="1386190B" w14:textId="77777777" w:rsidR="00447E6D" w:rsidRPr="004B5D11" w:rsidRDefault="006400E8">
          <w:pPr>
            <w:pStyle w:val="20"/>
            <w:tabs>
              <w:tab w:val="right" w:leader="dot" w:pos="8776"/>
            </w:tabs>
            <w:rPr>
              <w:noProof/>
              <w:sz w:val="24"/>
              <w:szCs w:val="24"/>
            </w:rPr>
          </w:pPr>
          <w:hyperlink w:anchor="_Toc7028470" w:history="1">
            <w:r w:rsidR="00447E6D" w:rsidRPr="004B5D11">
              <w:rPr>
                <w:rStyle w:val="a6"/>
                <w:rFonts w:ascii="宋体" w:eastAsia="宋体" w:hAnsi="宋体"/>
                <w:noProof/>
                <w:sz w:val="24"/>
                <w:szCs w:val="24"/>
              </w:rPr>
              <w:t xml:space="preserve">4.5  </w:t>
            </w:r>
            <w:r w:rsidR="00447E6D" w:rsidRPr="004B5D11">
              <w:rPr>
                <w:rStyle w:val="a6"/>
                <w:rFonts w:ascii="宋体" w:eastAsia="宋体" w:hAnsi="宋体" w:hint="eastAsia"/>
                <w:noProof/>
                <w:sz w:val="24"/>
                <w:szCs w:val="24"/>
              </w:rPr>
              <w:t>运行和维护设计</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_Toc7028470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12</w:t>
            </w:r>
            <w:r w:rsidR="00447E6D" w:rsidRPr="004B5D11">
              <w:rPr>
                <w:noProof/>
                <w:webHidden/>
                <w:sz w:val="24"/>
                <w:szCs w:val="24"/>
              </w:rPr>
              <w:fldChar w:fldCharType="end"/>
            </w:r>
          </w:hyperlink>
        </w:p>
        <w:p w14:paraId="1A7B7C43" w14:textId="77777777" w:rsidR="00447E6D" w:rsidRPr="004B5D11" w:rsidRDefault="006400E8">
          <w:pPr>
            <w:pStyle w:val="20"/>
            <w:tabs>
              <w:tab w:val="right" w:leader="dot" w:pos="8776"/>
            </w:tabs>
            <w:rPr>
              <w:noProof/>
              <w:sz w:val="24"/>
              <w:szCs w:val="24"/>
            </w:rPr>
          </w:pPr>
          <w:hyperlink w:anchor="_Toc7028471" w:history="1">
            <w:r w:rsidR="00447E6D" w:rsidRPr="004B5D11">
              <w:rPr>
                <w:rStyle w:val="a6"/>
                <w:rFonts w:ascii="宋体" w:eastAsia="宋体" w:hAnsi="宋体"/>
                <w:noProof/>
                <w:sz w:val="24"/>
                <w:szCs w:val="24"/>
              </w:rPr>
              <w:t xml:space="preserve">4.6  </w:t>
            </w:r>
            <w:r w:rsidR="00447E6D" w:rsidRPr="004B5D11">
              <w:rPr>
                <w:rStyle w:val="a6"/>
                <w:rFonts w:ascii="宋体" w:eastAsia="宋体" w:hAnsi="宋体" w:hint="eastAsia"/>
                <w:noProof/>
                <w:sz w:val="24"/>
                <w:szCs w:val="24"/>
              </w:rPr>
              <w:t>数据库表结构以及</w:t>
            </w:r>
            <w:r w:rsidR="00447E6D" w:rsidRPr="004B5D11">
              <w:rPr>
                <w:rStyle w:val="a6"/>
                <w:rFonts w:ascii="宋体" w:eastAsia="宋体" w:hAnsi="宋体"/>
                <w:noProof/>
                <w:sz w:val="24"/>
                <w:szCs w:val="24"/>
              </w:rPr>
              <w:t>E-R</w:t>
            </w:r>
            <w:r w:rsidR="00447E6D" w:rsidRPr="004B5D11">
              <w:rPr>
                <w:rStyle w:val="a6"/>
                <w:rFonts w:ascii="宋体" w:eastAsia="宋体" w:hAnsi="宋体" w:hint="eastAsia"/>
                <w:noProof/>
                <w:sz w:val="24"/>
                <w:szCs w:val="24"/>
              </w:rPr>
              <w:t>图</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_Toc7028471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12</w:t>
            </w:r>
            <w:r w:rsidR="00447E6D" w:rsidRPr="004B5D11">
              <w:rPr>
                <w:noProof/>
                <w:webHidden/>
                <w:sz w:val="24"/>
                <w:szCs w:val="24"/>
              </w:rPr>
              <w:fldChar w:fldCharType="end"/>
            </w:r>
          </w:hyperlink>
        </w:p>
        <w:p w14:paraId="0E5AD1D6" w14:textId="77777777" w:rsidR="00447E6D" w:rsidRPr="004B5D11" w:rsidRDefault="006400E8">
          <w:pPr>
            <w:pStyle w:val="30"/>
            <w:tabs>
              <w:tab w:val="right" w:leader="dot" w:pos="8776"/>
            </w:tabs>
            <w:rPr>
              <w:noProof/>
              <w:sz w:val="24"/>
              <w:szCs w:val="24"/>
            </w:rPr>
          </w:pPr>
          <w:hyperlink w:anchor="_Toc7028472" w:history="1">
            <w:r w:rsidR="00447E6D" w:rsidRPr="004B5D11">
              <w:rPr>
                <w:rStyle w:val="a6"/>
                <w:rFonts w:ascii="宋体" w:eastAsia="宋体" w:hAnsi="宋体"/>
                <w:noProof/>
                <w:sz w:val="24"/>
                <w:szCs w:val="24"/>
              </w:rPr>
              <w:t xml:space="preserve">4.6.1  </w:t>
            </w:r>
            <w:r w:rsidR="00447E6D" w:rsidRPr="004B5D11">
              <w:rPr>
                <w:rStyle w:val="a6"/>
                <w:rFonts w:ascii="宋体" w:eastAsia="宋体" w:hAnsi="宋体" w:hint="eastAsia"/>
                <w:noProof/>
                <w:sz w:val="24"/>
                <w:szCs w:val="24"/>
              </w:rPr>
              <w:t>主要实体</w:t>
            </w:r>
            <w:r w:rsidR="00447E6D" w:rsidRPr="004B5D11">
              <w:rPr>
                <w:rStyle w:val="a6"/>
                <w:rFonts w:ascii="宋体" w:eastAsia="宋体" w:hAnsi="宋体"/>
                <w:noProof/>
                <w:sz w:val="24"/>
                <w:szCs w:val="24"/>
              </w:rPr>
              <w:t>E-R</w:t>
            </w:r>
            <w:r w:rsidR="00447E6D" w:rsidRPr="004B5D11">
              <w:rPr>
                <w:rStyle w:val="a6"/>
                <w:rFonts w:ascii="宋体" w:eastAsia="宋体" w:hAnsi="宋体" w:hint="eastAsia"/>
                <w:noProof/>
                <w:sz w:val="24"/>
                <w:szCs w:val="24"/>
              </w:rPr>
              <w:t>图</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_Toc7028472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12</w:t>
            </w:r>
            <w:r w:rsidR="00447E6D" w:rsidRPr="004B5D11">
              <w:rPr>
                <w:noProof/>
                <w:webHidden/>
                <w:sz w:val="24"/>
                <w:szCs w:val="24"/>
              </w:rPr>
              <w:fldChar w:fldCharType="end"/>
            </w:r>
          </w:hyperlink>
        </w:p>
        <w:p w14:paraId="4D30BAC2" w14:textId="77777777" w:rsidR="00447E6D" w:rsidRPr="004B5D11" w:rsidRDefault="006400E8">
          <w:pPr>
            <w:pStyle w:val="30"/>
            <w:tabs>
              <w:tab w:val="right" w:leader="dot" w:pos="8776"/>
            </w:tabs>
            <w:rPr>
              <w:noProof/>
              <w:sz w:val="24"/>
              <w:szCs w:val="24"/>
            </w:rPr>
          </w:pPr>
          <w:hyperlink w:anchor="_Toc7028473" w:history="1">
            <w:r w:rsidR="00447E6D" w:rsidRPr="004B5D11">
              <w:rPr>
                <w:rStyle w:val="a6"/>
                <w:rFonts w:ascii="宋体" w:eastAsia="宋体" w:hAnsi="宋体"/>
                <w:noProof/>
                <w:sz w:val="24"/>
                <w:szCs w:val="24"/>
              </w:rPr>
              <w:t xml:space="preserve">4.6.2  </w:t>
            </w:r>
            <w:r w:rsidR="00447E6D" w:rsidRPr="004B5D11">
              <w:rPr>
                <w:rStyle w:val="a6"/>
                <w:rFonts w:ascii="宋体" w:eastAsia="宋体" w:hAnsi="宋体" w:hint="eastAsia"/>
                <w:noProof/>
                <w:sz w:val="24"/>
                <w:szCs w:val="24"/>
              </w:rPr>
              <w:t>非主要实体类数据库表结构介绍</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_Toc7028473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15</w:t>
            </w:r>
            <w:r w:rsidR="00447E6D" w:rsidRPr="004B5D11">
              <w:rPr>
                <w:noProof/>
                <w:webHidden/>
                <w:sz w:val="24"/>
                <w:szCs w:val="24"/>
              </w:rPr>
              <w:fldChar w:fldCharType="end"/>
            </w:r>
          </w:hyperlink>
        </w:p>
        <w:p w14:paraId="61799145" w14:textId="77777777" w:rsidR="00447E6D" w:rsidRPr="004B5D11" w:rsidRDefault="006400E8">
          <w:pPr>
            <w:pStyle w:val="20"/>
            <w:tabs>
              <w:tab w:val="right" w:leader="dot" w:pos="8776"/>
            </w:tabs>
            <w:rPr>
              <w:noProof/>
              <w:sz w:val="24"/>
              <w:szCs w:val="24"/>
            </w:rPr>
          </w:pPr>
          <w:hyperlink w:anchor="_Toc7028474" w:history="1">
            <w:r w:rsidR="00447E6D" w:rsidRPr="004B5D11">
              <w:rPr>
                <w:rStyle w:val="a6"/>
                <w:rFonts w:ascii="宋体" w:eastAsia="宋体" w:hAnsi="宋体" w:cs="Times New Roman"/>
                <w:noProof/>
                <w:sz w:val="24"/>
                <w:szCs w:val="24"/>
              </w:rPr>
              <w:t xml:space="preserve">4.7  </w:t>
            </w:r>
            <w:r w:rsidR="00447E6D" w:rsidRPr="004B5D11">
              <w:rPr>
                <w:rStyle w:val="a6"/>
                <w:rFonts w:ascii="宋体" w:eastAsia="宋体" w:hAnsi="宋体" w:cs="Times New Roman" w:hint="eastAsia"/>
                <w:noProof/>
                <w:sz w:val="24"/>
                <w:szCs w:val="24"/>
              </w:rPr>
              <w:t>本章小结</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_Toc7028474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16</w:t>
            </w:r>
            <w:r w:rsidR="00447E6D" w:rsidRPr="004B5D11">
              <w:rPr>
                <w:noProof/>
                <w:webHidden/>
                <w:sz w:val="24"/>
                <w:szCs w:val="24"/>
              </w:rPr>
              <w:fldChar w:fldCharType="end"/>
            </w:r>
          </w:hyperlink>
        </w:p>
        <w:p w14:paraId="0FC6FA62" w14:textId="77777777" w:rsidR="00447E6D" w:rsidRPr="004B5D11" w:rsidRDefault="006400E8">
          <w:pPr>
            <w:pStyle w:val="10"/>
            <w:rPr>
              <w:rFonts w:asciiTheme="minorHAnsi" w:eastAsiaTheme="minorEastAsia" w:hAnsiTheme="minorHAnsi"/>
              <w:noProof/>
            </w:rPr>
          </w:pPr>
          <w:hyperlink w:anchor="_Toc7028475" w:history="1">
            <w:r w:rsidR="00447E6D" w:rsidRPr="004B5D11">
              <w:rPr>
                <w:rStyle w:val="a6"/>
                <w:rFonts w:hAnsi="Times New Roman" w:cs="Times New Roman" w:hint="eastAsia"/>
                <w:noProof/>
              </w:rPr>
              <w:t>第</w:t>
            </w:r>
            <w:r w:rsidR="00447E6D" w:rsidRPr="004B5D11">
              <w:rPr>
                <w:rStyle w:val="a6"/>
                <w:rFonts w:hAnsi="Times New Roman" w:cs="Times New Roman"/>
                <w:noProof/>
              </w:rPr>
              <w:t>5</w:t>
            </w:r>
            <w:r w:rsidR="00447E6D" w:rsidRPr="004B5D11">
              <w:rPr>
                <w:rStyle w:val="a6"/>
                <w:rFonts w:hAnsi="Times New Roman" w:cs="Times New Roman" w:hint="eastAsia"/>
                <w:noProof/>
              </w:rPr>
              <w:t>章</w:t>
            </w:r>
            <w:r w:rsidR="00447E6D" w:rsidRPr="004B5D11">
              <w:rPr>
                <w:rStyle w:val="a6"/>
                <w:rFonts w:hAnsi="Times New Roman" w:cs="Times New Roman"/>
                <w:noProof/>
              </w:rPr>
              <w:t xml:space="preserve">  </w:t>
            </w:r>
            <w:r w:rsidR="00447E6D" w:rsidRPr="004B5D11">
              <w:rPr>
                <w:rStyle w:val="a6"/>
                <w:rFonts w:hAnsi="Times New Roman" w:cs="Times New Roman" w:hint="eastAsia"/>
                <w:noProof/>
              </w:rPr>
              <w:t>技术及核心代码阐述</w:t>
            </w:r>
            <w:r w:rsidR="00447E6D" w:rsidRPr="004B5D11">
              <w:rPr>
                <w:noProof/>
                <w:webHidden/>
              </w:rPr>
              <w:tab/>
            </w:r>
            <w:r w:rsidR="00447E6D" w:rsidRPr="004B5D11">
              <w:rPr>
                <w:noProof/>
                <w:webHidden/>
              </w:rPr>
              <w:fldChar w:fldCharType="begin"/>
            </w:r>
            <w:r w:rsidR="00447E6D" w:rsidRPr="004B5D11">
              <w:rPr>
                <w:noProof/>
                <w:webHidden/>
              </w:rPr>
              <w:instrText xml:space="preserve"> PAGEREF _Toc7028475 \h </w:instrText>
            </w:r>
            <w:r w:rsidR="00447E6D" w:rsidRPr="004B5D11">
              <w:rPr>
                <w:noProof/>
                <w:webHidden/>
              </w:rPr>
            </w:r>
            <w:r w:rsidR="00447E6D" w:rsidRPr="004B5D11">
              <w:rPr>
                <w:noProof/>
                <w:webHidden/>
              </w:rPr>
              <w:fldChar w:fldCharType="separate"/>
            </w:r>
            <w:r w:rsidR="00447E6D" w:rsidRPr="004B5D11">
              <w:rPr>
                <w:noProof/>
                <w:webHidden/>
              </w:rPr>
              <w:t>17</w:t>
            </w:r>
            <w:r w:rsidR="00447E6D" w:rsidRPr="004B5D11">
              <w:rPr>
                <w:noProof/>
                <w:webHidden/>
              </w:rPr>
              <w:fldChar w:fldCharType="end"/>
            </w:r>
          </w:hyperlink>
        </w:p>
        <w:p w14:paraId="5F802DCF" w14:textId="77777777" w:rsidR="00447E6D" w:rsidRPr="004B5D11" w:rsidRDefault="006400E8">
          <w:pPr>
            <w:pStyle w:val="20"/>
            <w:tabs>
              <w:tab w:val="right" w:leader="dot" w:pos="8776"/>
            </w:tabs>
            <w:rPr>
              <w:noProof/>
              <w:sz w:val="24"/>
              <w:szCs w:val="24"/>
            </w:rPr>
          </w:pPr>
          <w:hyperlink w:anchor="_Toc7028476" w:history="1">
            <w:r w:rsidR="00447E6D" w:rsidRPr="004B5D11">
              <w:rPr>
                <w:rStyle w:val="a6"/>
                <w:rFonts w:ascii="宋体" w:eastAsia="宋体" w:hAnsi="宋体"/>
                <w:noProof/>
                <w:sz w:val="24"/>
                <w:szCs w:val="24"/>
              </w:rPr>
              <w:t>5.1  Spring</w:t>
            </w:r>
            <w:r w:rsidR="00447E6D" w:rsidRPr="004B5D11">
              <w:rPr>
                <w:rStyle w:val="a6"/>
                <w:rFonts w:ascii="宋体" w:eastAsia="宋体" w:hAnsi="宋体" w:hint="eastAsia"/>
                <w:noProof/>
                <w:sz w:val="24"/>
                <w:szCs w:val="24"/>
              </w:rPr>
              <w:t>简介</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_Toc7028476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17</w:t>
            </w:r>
            <w:r w:rsidR="00447E6D" w:rsidRPr="004B5D11">
              <w:rPr>
                <w:noProof/>
                <w:webHidden/>
                <w:sz w:val="24"/>
                <w:szCs w:val="24"/>
              </w:rPr>
              <w:fldChar w:fldCharType="end"/>
            </w:r>
          </w:hyperlink>
        </w:p>
        <w:p w14:paraId="536A3E7B" w14:textId="77777777" w:rsidR="00447E6D" w:rsidRPr="004B5D11" w:rsidRDefault="006400E8">
          <w:pPr>
            <w:pStyle w:val="20"/>
            <w:tabs>
              <w:tab w:val="right" w:leader="dot" w:pos="8776"/>
            </w:tabs>
            <w:rPr>
              <w:noProof/>
              <w:sz w:val="24"/>
              <w:szCs w:val="24"/>
            </w:rPr>
          </w:pPr>
          <w:hyperlink w:anchor="_Toc7028477" w:history="1">
            <w:r w:rsidR="00447E6D" w:rsidRPr="004B5D11">
              <w:rPr>
                <w:rStyle w:val="a6"/>
                <w:rFonts w:ascii="宋体" w:eastAsia="宋体" w:hAnsi="宋体"/>
                <w:noProof/>
                <w:sz w:val="24"/>
                <w:szCs w:val="24"/>
              </w:rPr>
              <w:t xml:space="preserve">5.2  </w:t>
            </w:r>
            <w:r w:rsidR="00447E6D" w:rsidRPr="004B5D11">
              <w:rPr>
                <w:rStyle w:val="a6"/>
                <w:rFonts w:ascii="宋体" w:eastAsia="宋体" w:hAnsi="宋体" w:hint="eastAsia"/>
                <w:noProof/>
                <w:sz w:val="24"/>
                <w:szCs w:val="24"/>
              </w:rPr>
              <w:t>核心代码阐述</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_Toc7028477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17</w:t>
            </w:r>
            <w:r w:rsidR="00447E6D" w:rsidRPr="004B5D11">
              <w:rPr>
                <w:noProof/>
                <w:webHidden/>
                <w:sz w:val="24"/>
                <w:szCs w:val="24"/>
              </w:rPr>
              <w:fldChar w:fldCharType="end"/>
            </w:r>
          </w:hyperlink>
        </w:p>
        <w:p w14:paraId="2DEBDE2F" w14:textId="77777777" w:rsidR="00447E6D" w:rsidRPr="004B5D11" w:rsidRDefault="006400E8">
          <w:pPr>
            <w:pStyle w:val="20"/>
            <w:tabs>
              <w:tab w:val="right" w:leader="dot" w:pos="8776"/>
            </w:tabs>
            <w:rPr>
              <w:noProof/>
              <w:sz w:val="24"/>
              <w:szCs w:val="24"/>
            </w:rPr>
          </w:pPr>
          <w:hyperlink w:anchor="_Toc7028478" w:history="1">
            <w:r w:rsidR="00447E6D" w:rsidRPr="004B5D11">
              <w:rPr>
                <w:rStyle w:val="a6"/>
                <w:rFonts w:ascii="宋体" w:eastAsia="宋体" w:hAnsi="宋体" w:cs="Times New Roman"/>
                <w:noProof/>
                <w:sz w:val="24"/>
                <w:szCs w:val="24"/>
              </w:rPr>
              <w:t xml:space="preserve">5.3  </w:t>
            </w:r>
            <w:r w:rsidR="00447E6D" w:rsidRPr="004B5D11">
              <w:rPr>
                <w:rStyle w:val="a6"/>
                <w:rFonts w:ascii="宋体" w:eastAsia="宋体" w:hAnsi="宋体" w:cs="Times New Roman" w:hint="eastAsia"/>
                <w:noProof/>
                <w:sz w:val="24"/>
                <w:szCs w:val="24"/>
              </w:rPr>
              <w:t>本章小结</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_Toc7028478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19</w:t>
            </w:r>
            <w:r w:rsidR="00447E6D" w:rsidRPr="004B5D11">
              <w:rPr>
                <w:noProof/>
                <w:webHidden/>
                <w:sz w:val="24"/>
                <w:szCs w:val="24"/>
              </w:rPr>
              <w:fldChar w:fldCharType="end"/>
            </w:r>
          </w:hyperlink>
        </w:p>
        <w:p w14:paraId="4CB78152" w14:textId="77777777" w:rsidR="00447E6D" w:rsidRPr="004B5D11" w:rsidRDefault="006400E8">
          <w:pPr>
            <w:pStyle w:val="10"/>
            <w:rPr>
              <w:rFonts w:asciiTheme="minorHAnsi" w:eastAsiaTheme="minorEastAsia" w:hAnsiTheme="minorHAnsi"/>
              <w:noProof/>
            </w:rPr>
          </w:pPr>
          <w:hyperlink w:anchor="_Toc7028479" w:history="1">
            <w:r w:rsidR="00447E6D" w:rsidRPr="004B5D11">
              <w:rPr>
                <w:rStyle w:val="a6"/>
                <w:rFonts w:hAnsi="Times New Roman" w:cs="Times New Roman" w:hint="eastAsia"/>
                <w:noProof/>
              </w:rPr>
              <w:t>第</w:t>
            </w:r>
            <w:r w:rsidR="00447E6D" w:rsidRPr="004B5D11">
              <w:rPr>
                <w:rStyle w:val="a6"/>
                <w:rFonts w:hAnsi="Times New Roman" w:cs="Times New Roman"/>
                <w:noProof/>
              </w:rPr>
              <w:t>6</w:t>
            </w:r>
            <w:r w:rsidR="00447E6D" w:rsidRPr="004B5D11">
              <w:rPr>
                <w:rStyle w:val="a6"/>
                <w:rFonts w:hAnsi="Times New Roman" w:cs="Times New Roman" w:hint="eastAsia"/>
                <w:noProof/>
              </w:rPr>
              <w:t>章</w:t>
            </w:r>
            <w:r w:rsidR="00447E6D" w:rsidRPr="004B5D11">
              <w:rPr>
                <w:rStyle w:val="a6"/>
                <w:rFonts w:hAnsi="Times New Roman" w:cs="Times New Roman"/>
                <w:noProof/>
              </w:rPr>
              <w:t xml:space="preserve">  </w:t>
            </w:r>
            <w:r w:rsidR="00447E6D" w:rsidRPr="004B5D11">
              <w:rPr>
                <w:rStyle w:val="a6"/>
                <w:rFonts w:hAnsi="Times New Roman" w:cs="Times New Roman" w:hint="eastAsia"/>
                <w:noProof/>
              </w:rPr>
              <w:t>系统测试</w:t>
            </w:r>
            <w:r w:rsidR="00447E6D" w:rsidRPr="004B5D11">
              <w:rPr>
                <w:noProof/>
                <w:webHidden/>
              </w:rPr>
              <w:tab/>
            </w:r>
            <w:r w:rsidR="00447E6D" w:rsidRPr="004B5D11">
              <w:rPr>
                <w:noProof/>
                <w:webHidden/>
              </w:rPr>
              <w:fldChar w:fldCharType="begin"/>
            </w:r>
            <w:r w:rsidR="00447E6D" w:rsidRPr="004B5D11">
              <w:rPr>
                <w:noProof/>
                <w:webHidden/>
              </w:rPr>
              <w:instrText xml:space="preserve"> PAGEREF _Toc7028479 \h </w:instrText>
            </w:r>
            <w:r w:rsidR="00447E6D" w:rsidRPr="004B5D11">
              <w:rPr>
                <w:noProof/>
                <w:webHidden/>
              </w:rPr>
            </w:r>
            <w:r w:rsidR="00447E6D" w:rsidRPr="004B5D11">
              <w:rPr>
                <w:noProof/>
                <w:webHidden/>
              </w:rPr>
              <w:fldChar w:fldCharType="separate"/>
            </w:r>
            <w:r w:rsidR="00447E6D" w:rsidRPr="004B5D11">
              <w:rPr>
                <w:noProof/>
                <w:webHidden/>
              </w:rPr>
              <w:t>20</w:t>
            </w:r>
            <w:r w:rsidR="00447E6D" w:rsidRPr="004B5D11">
              <w:rPr>
                <w:noProof/>
                <w:webHidden/>
              </w:rPr>
              <w:fldChar w:fldCharType="end"/>
            </w:r>
          </w:hyperlink>
        </w:p>
        <w:p w14:paraId="36E9153C" w14:textId="77777777" w:rsidR="00447E6D" w:rsidRPr="004B5D11" w:rsidRDefault="006400E8">
          <w:pPr>
            <w:pStyle w:val="20"/>
            <w:tabs>
              <w:tab w:val="right" w:leader="dot" w:pos="8776"/>
            </w:tabs>
            <w:rPr>
              <w:noProof/>
              <w:sz w:val="24"/>
              <w:szCs w:val="24"/>
            </w:rPr>
          </w:pPr>
          <w:hyperlink w:anchor="_Toc7028480" w:history="1">
            <w:r w:rsidR="00447E6D" w:rsidRPr="004B5D11">
              <w:rPr>
                <w:rStyle w:val="a6"/>
                <w:rFonts w:ascii="宋体" w:eastAsia="宋体" w:hAnsi="宋体"/>
                <w:noProof/>
                <w:sz w:val="24"/>
                <w:szCs w:val="24"/>
              </w:rPr>
              <w:t xml:space="preserve">6.1  </w:t>
            </w:r>
            <w:r w:rsidR="00447E6D" w:rsidRPr="004B5D11">
              <w:rPr>
                <w:rStyle w:val="a6"/>
                <w:rFonts w:ascii="宋体" w:eastAsia="宋体" w:hAnsi="宋体" w:hint="eastAsia"/>
                <w:noProof/>
                <w:sz w:val="24"/>
                <w:szCs w:val="24"/>
              </w:rPr>
              <w:t>测试目标</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_Toc7028480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20</w:t>
            </w:r>
            <w:r w:rsidR="00447E6D" w:rsidRPr="004B5D11">
              <w:rPr>
                <w:noProof/>
                <w:webHidden/>
                <w:sz w:val="24"/>
                <w:szCs w:val="24"/>
              </w:rPr>
              <w:fldChar w:fldCharType="end"/>
            </w:r>
          </w:hyperlink>
        </w:p>
        <w:p w14:paraId="26E06E99" w14:textId="77777777" w:rsidR="00447E6D" w:rsidRPr="004B5D11" w:rsidRDefault="006400E8">
          <w:pPr>
            <w:pStyle w:val="20"/>
            <w:tabs>
              <w:tab w:val="right" w:leader="dot" w:pos="8776"/>
            </w:tabs>
            <w:rPr>
              <w:noProof/>
              <w:sz w:val="24"/>
              <w:szCs w:val="24"/>
            </w:rPr>
          </w:pPr>
          <w:hyperlink w:anchor="_Toc7028481" w:history="1">
            <w:r w:rsidR="00447E6D" w:rsidRPr="004B5D11">
              <w:rPr>
                <w:rStyle w:val="a6"/>
                <w:rFonts w:ascii="宋体" w:eastAsia="宋体" w:hAnsi="宋体"/>
                <w:noProof/>
                <w:sz w:val="24"/>
                <w:szCs w:val="24"/>
              </w:rPr>
              <w:t xml:space="preserve">6.2  </w:t>
            </w:r>
            <w:r w:rsidR="00447E6D" w:rsidRPr="004B5D11">
              <w:rPr>
                <w:rStyle w:val="a6"/>
                <w:rFonts w:ascii="宋体" w:eastAsia="宋体" w:hAnsi="宋体" w:hint="eastAsia"/>
                <w:noProof/>
                <w:sz w:val="24"/>
                <w:szCs w:val="24"/>
              </w:rPr>
              <w:t>预期测试结果</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_Toc7028481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20</w:t>
            </w:r>
            <w:r w:rsidR="00447E6D" w:rsidRPr="004B5D11">
              <w:rPr>
                <w:noProof/>
                <w:webHidden/>
                <w:sz w:val="24"/>
                <w:szCs w:val="24"/>
              </w:rPr>
              <w:fldChar w:fldCharType="end"/>
            </w:r>
          </w:hyperlink>
        </w:p>
        <w:p w14:paraId="0AFFA838" w14:textId="77777777" w:rsidR="00447E6D" w:rsidRPr="004B5D11" w:rsidRDefault="006400E8">
          <w:pPr>
            <w:pStyle w:val="20"/>
            <w:tabs>
              <w:tab w:val="right" w:leader="dot" w:pos="8776"/>
            </w:tabs>
            <w:rPr>
              <w:noProof/>
              <w:sz w:val="24"/>
              <w:szCs w:val="24"/>
            </w:rPr>
          </w:pPr>
          <w:hyperlink w:anchor="_Toc7028482" w:history="1">
            <w:r w:rsidR="00447E6D" w:rsidRPr="004B5D11">
              <w:rPr>
                <w:rStyle w:val="a6"/>
                <w:rFonts w:ascii="宋体" w:eastAsia="宋体" w:hAnsi="宋体"/>
                <w:noProof/>
                <w:sz w:val="24"/>
                <w:szCs w:val="24"/>
              </w:rPr>
              <w:t xml:space="preserve">6.3  </w:t>
            </w:r>
            <w:r w:rsidR="00447E6D" w:rsidRPr="004B5D11">
              <w:rPr>
                <w:rStyle w:val="a6"/>
                <w:rFonts w:ascii="宋体" w:eastAsia="宋体" w:hAnsi="宋体" w:hint="eastAsia"/>
                <w:noProof/>
                <w:sz w:val="24"/>
                <w:szCs w:val="24"/>
              </w:rPr>
              <w:t>测试出异常以及修复规则</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_Toc7028482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20</w:t>
            </w:r>
            <w:r w:rsidR="00447E6D" w:rsidRPr="004B5D11">
              <w:rPr>
                <w:noProof/>
                <w:webHidden/>
                <w:sz w:val="24"/>
                <w:szCs w:val="24"/>
              </w:rPr>
              <w:fldChar w:fldCharType="end"/>
            </w:r>
          </w:hyperlink>
        </w:p>
        <w:p w14:paraId="0CE52E82" w14:textId="77777777" w:rsidR="00447E6D" w:rsidRPr="004B5D11" w:rsidRDefault="006400E8">
          <w:pPr>
            <w:pStyle w:val="20"/>
            <w:tabs>
              <w:tab w:val="right" w:leader="dot" w:pos="8776"/>
            </w:tabs>
            <w:rPr>
              <w:noProof/>
              <w:sz w:val="24"/>
              <w:szCs w:val="24"/>
            </w:rPr>
          </w:pPr>
          <w:hyperlink w:anchor="_Toc7028483" w:history="1">
            <w:r w:rsidR="00447E6D" w:rsidRPr="004B5D11">
              <w:rPr>
                <w:rStyle w:val="a6"/>
                <w:rFonts w:ascii="宋体" w:eastAsia="宋体" w:hAnsi="宋体"/>
                <w:noProof/>
                <w:sz w:val="24"/>
                <w:szCs w:val="24"/>
              </w:rPr>
              <w:t xml:space="preserve">6.4  </w:t>
            </w:r>
            <w:r w:rsidR="00447E6D" w:rsidRPr="004B5D11">
              <w:rPr>
                <w:rStyle w:val="a6"/>
                <w:rFonts w:ascii="宋体" w:eastAsia="宋体" w:hAnsi="宋体" w:hint="eastAsia"/>
                <w:noProof/>
                <w:sz w:val="24"/>
                <w:szCs w:val="24"/>
              </w:rPr>
              <w:t>运行并记录测试结果</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_Toc7028483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20</w:t>
            </w:r>
            <w:r w:rsidR="00447E6D" w:rsidRPr="004B5D11">
              <w:rPr>
                <w:noProof/>
                <w:webHidden/>
                <w:sz w:val="24"/>
                <w:szCs w:val="24"/>
              </w:rPr>
              <w:fldChar w:fldCharType="end"/>
            </w:r>
          </w:hyperlink>
        </w:p>
        <w:p w14:paraId="4F35F39D" w14:textId="77777777" w:rsidR="00447E6D" w:rsidRPr="004B5D11" w:rsidRDefault="006400E8">
          <w:pPr>
            <w:pStyle w:val="30"/>
            <w:tabs>
              <w:tab w:val="right" w:leader="dot" w:pos="8776"/>
            </w:tabs>
            <w:rPr>
              <w:noProof/>
              <w:sz w:val="24"/>
              <w:szCs w:val="24"/>
            </w:rPr>
          </w:pPr>
          <w:hyperlink w:anchor="_Toc7028484" w:history="1">
            <w:r w:rsidR="00447E6D" w:rsidRPr="004B5D11">
              <w:rPr>
                <w:rStyle w:val="a6"/>
                <w:rFonts w:ascii="宋体" w:eastAsia="宋体" w:hAnsi="宋体"/>
                <w:noProof/>
                <w:sz w:val="24"/>
                <w:szCs w:val="24"/>
              </w:rPr>
              <w:t xml:space="preserve">6.4.1  </w:t>
            </w:r>
            <w:r w:rsidR="00447E6D" w:rsidRPr="004B5D11">
              <w:rPr>
                <w:rStyle w:val="a6"/>
                <w:rFonts w:ascii="宋体" w:eastAsia="宋体" w:hAnsi="宋体" w:hint="eastAsia"/>
                <w:noProof/>
                <w:sz w:val="24"/>
                <w:szCs w:val="24"/>
              </w:rPr>
              <w:t>交流模块测试结果</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_Toc7028484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20</w:t>
            </w:r>
            <w:r w:rsidR="00447E6D" w:rsidRPr="004B5D11">
              <w:rPr>
                <w:noProof/>
                <w:webHidden/>
                <w:sz w:val="24"/>
                <w:szCs w:val="24"/>
              </w:rPr>
              <w:fldChar w:fldCharType="end"/>
            </w:r>
          </w:hyperlink>
        </w:p>
        <w:p w14:paraId="63CFA553" w14:textId="77777777" w:rsidR="00447E6D" w:rsidRPr="004B5D11" w:rsidRDefault="006400E8">
          <w:pPr>
            <w:pStyle w:val="30"/>
            <w:tabs>
              <w:tab w:val="right" w:leader="dot" w:pos="8776"/>
            </w:tabs>
            <w:rPr>
              <w:noProof/>
              <w:sz w:val="24"/>
              <w:szCs w:val="24"/>
            </w:rPr>
          </w:pPr>
          <w:hyperlink w:anchor="_Toc7028485" w:history="1">
            <w:r w:rsidR="00447E6D" w:rsidRPr="004B5D11">
              <w:rPr>
                <w:rStyle w:val="a6"/>
                <w:rFonts w:ascii="宋体" w:eastAsia="宋体" w:hAnsi="宋体"/>
                <w:noProof/>
                <w:sz w:val="24"/>
                <w:szCs w:val="24"/>
              </w:rPr>
              <w:t xml:space="preserve">6.4.2  </w:t>
            </w:r>
            <w:r w:rsidR="00447E6D" w:rsidRPr="004B5D11">
              <w:rPr>
                <w:rStyle w:val="a6"/>
                <w:rFonts w:ascii="宋体" w:eastAsia="宋体" w:hAnsi="宋体" w:hint="eastAsia"/>
                <w:noProof/>
                <w:sz w:val="24"/>
                <w:szCs w:val="24"/>
              </w:rPr>
              <w:t>管理模块测试结果</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_Toc7028485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26</w:t>
            </w:r>
            <w:r w:rsidR="00447E6D" w:rsidRPr="004B5D11">
              <w:rPr>
                <w:noProof/>
                <w:webHidden/>
                <w:sz w:val="24"/>
                <w:szCs w:val="24"/>
              </w:rPr>
              <w:fldChar w:fldCharType="end"/>
            </w:r>
          </w:hyperlink>
        </w:p>
        <w:p w14:paraId="30065272" w14:textId="77777777" w:rsidR="00447E6D" w:rsidRPr="004B5D11" w:rsidRDefault="006400E8">
          <w:pPr>
            <w:pStyle w:val="30"/>
            <w:tabs>
              <w:tab w:val="right" w:leader="dot" w:pos="8776"/>
            </w:tabs>
            <w:rPr>
              <w:noProof/>
              <w:sz w:val="24"/>
              <w:szCs w:val="24"/>
            </w:rPr>
          </w:pPr>
          <w:hyperlink w:anchor="_Toc7028486" w:history="1">
            <w:r w:rsidR="00447E6D" w:rsidRPr="004B5D11">
              <w:rPr>
                <w:rStyle w:val="a6"/>
                <w:rFonts w:ascii="宋体" w:eastAsia="宋体" w:hAnsi="宋体"/>
                <w:noProof/>
                <w:sz w:val="24"/>
                <w:szCs w:val="24"/>
              </w:rPr>
              <w:t xml:space="preserve">6.4.3  </w:t>
            </w:r>
            <w:r w:rsidR="00447E6D" w:rsidRPr="004B5D11">
              <w:rPr>
                <w:rStyle w:val="a6"/>
                <w:rFonts w:ascii="宋体" w:eastAsia="宋体" w:hAnsi="宋体" w:hint="eastAsia"/>
                <w:noProof/>
                <w:sz w:val="24"/>
                <w:szCs w:val="24"/>
              </w:rPr>
              <w:t>超级管理模块测试结果</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_Toc7028486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27</w:t>
            </w:r>
            <w:r w:rsidR="00447E6D" w:rsidRPr="004B5D11">
              <w:rPr>
                <w:noProof/>
                <w:webHidden/>
                <w:sz w:val="24"/>
                <w:szCs w:val="24"/>
              </w:rPr>
              <w:fldChar w:fldCharType="end"/>
            </w:r>
          </w:hyperlink>
        </w:p>
        <w:p w14:paraId="7D95AB76" w14:textId="77777777" w:rsidR="00447E6D" w:rsidRDefault="006400E8">
          <w:pPr>
            <w:pStyle w:val="20"/>
            <w:tabs>
              <w:tab w:val="right" w:leader="dot" w:pos="8776"/>
            </w:tabs>
            <w:rPr>
              <w:noProof/>
            </w:rPr>
          </w:pPr>
          <w:hyperlink w:anchor="_Toc7028487" w:history="1">
            <w:r w:rsidR="00447E6D" w:rsidRPr="004B5D11">
              <w:rPr>
                <w:rStyle w:val="a6"/>
                <w:rFonts w:ascii="宋体" w:eastAsia="宋体" w:hAnsi="宋体"/>
                <w:noProof/>
                <w:sz w:val="24"/>
                <w:szCs w:val="24"/>
              </w:rPr>
              <w:t xml:space="preserve">6.5  </w:t>
            </w:r>
            <w:r w:rsidR="00447E6D" w:rsidRPr="004B5D11">
              <w:rPr>
                <w:rStyle w:val="a6"/>
                <w:rFonts w:ascii="宋体" w:eastAsia="宋体" w:hAnsi="宋体" w:hint="eastAsia"/>
                <w:noProof/>
                <w:sz w:val="24"/>
                <w:szCs w:val="24"/>
              </w:rPr>
              <w:t>本章小结</w:t>
            </w:r>
            <w:r w:rsidR="00447E6D" w:rsidRPr="004B5D11">
              <w:rPr>
                <w:noProof/>
                <w:webHidden/>
                <w:sz w:val="24"/>
                <w:szCs w:val="24"/>
              </w:rPr>
              <w:tab/>
            </w:r>
            <w:r w:rsidR="00447E6D" w:rsidRPr="004B5D11">
              <w:rPr>
                <w:noProof/>
                <w:webHidden/>
                <w:sz w:val="24"/>
                <w:szCs w:val="24"/>
              </w:rPr>
              <w:fldChar w:fldCharType="begin"/>
            </w:r>
            <w:r w:rsidR="00447E6D" w:rsidRPr="004B5D11">
              <w:rPr>
                <w:noProof/>
                <w:webHidden/>
                <w:sz w:val="24"/>
                <w:szCs w:val="24"/>
              </w:rPr>
              <w:instrText xml:space="preserve"> PAGEREF _Toc7028487 \h </w:instrText>
            </w:r>
            <w:r w:rsidR="00447E6D" w:rsidRPr="004B5D11">
              <w:rPr>
                <w:noProof/>
                <w:webHidden/>
                <w:sz w:val="24"/>
                <w:szCs w:val="24"/>
              </w:rPr>
            </w:r>
            <w:r w:rsidR="00447E6D" w:rsidRPr="004B5D11">
              <w:rPr>
                <w:noProof/>
                <w:webHidden/>
                <w:sz w:val="24"/>
                <w:szCs w:val="24"/>
              </w:rPr>
              <w:fldChar w:fldCharType="separate"/>
            </w:r>
            <w:r w:rsidR="00447E6D" w:rsidRPr="004B5D11">
              <w:rPr>
                <w:noProof/>
                <w:webHidden/>
                <w:sz w:val="24"/>
                <w:szCs w:val="24"/>
              </w:rPr>
              <w:t>28</w:t>
            </w:r>
            <w:r w:rsidR="00447E6D" w:rsidRPr="004B5D11">
              <w:rPr>
                <w:noProof/>
                <w:webHidden/>
                <w:sz w:val="24"/>
                <w:szCs w:val="24"/>
              </w:rPr>
              <w:fldChar w:fldCharType="end"/>
            </w:r>
          </w:hyperlink>
        </w:p>
        <w:p w14:paraId="71DFDC14" w14:textId="77777777" w:rsidR="00447E6D" w:rsidRDefault="006400E8">
          <w:pPr>
            <w:pStyle w:val="10"/>
            <w:rPr>
              <w:rFonts w:asciiTheme="minorHAnsi" w:eastAsiaTheme="minorEastAsia" w:hAnsiTheme="minorHAnsi"/>
              <w:noProof/>
              <w:sz w:val="21"/>
              <w:szCs w:val="22"/>
            </w:rPr>
          </w:pPr>
          <w:hyperlink w:anchor="_Toc7028488" w:history="1">
            <w:r w:rsidR="00447E6D" w:rsidRPr="004B5D11">
              <w:rPr>
                <w:rStyle w:val="a6"/>
                <w:rFonts w:hAnsi="Times New Roman" w:cs="Times New Roman" w:hint="eastAsia"/>
                <w:noProof/>
              </w:rPr>
              <w:t>总</w:t>
            </w:r>
            <w:r w:rsidR="00447E6D" w:rsidRPr="004B5D11">
              <w:rPr>
                <w:rStyle w:val="a6"/>
                <w:rFonts w:hAnsi="Times New Roman" w:cs="Times New Roman"/>
                <w:noProof/>
              </w:rPr>
              <w:t xml:space="preserve">  </w:t>
            </w:r>
            <w:r w:rsidR="00447E6D" w:rsidRPr="004B5D11">
              <w:rPr>
                <w:rStyle w:val="a6"/>
                <w:rFonts w:hAnsi="Times New Roman" w:cs="Times New Roman" w:hint="eastAsia"/>
                <w:noProof/>
              </w:rPr>
              <w:t>结</w:t>
            </w:r>
            <w:r w:rsidR="00447E6D">
              <w:rPr>
                <w:noProof/>
                <w:webHidden/>
              </w:rPr>
              <w:tab/>
            </w:r>
            <w:r w:rsidR="00447E6D">
              <w:rPr>
                <w:noProof/>
                <w:webHidden/>
              </w:rPr>
              <w:fldChar w:fldCharType="begin"/>
            </w:r>
            <w:r w:rsidR="00447E6D">
              <w:rPr>
                <w:noProof/>
                <w:webHidden/>
              </w:rPr>
              <w:instrText xml:space="preserve"> PAGEREF _Toc7028488 \h </w:instrText>
            </w:r>
            <w:r w:rsidR="00447E6D">
              <w:rPr>
                <w:noProof/>
                <w:webHidden/>
              </w:rPr>
            </w:r>
            <w:r w:rsidR="00447E6D">
              <w:rPr>
                <w:noProof/>
                <w:webHidden/>
              </w:rPr>
              <w:fldChar w:fldCharType="separate"/>
            </w:r>
            <w:r w:rsidR="00447E6D">
              <w:rPr>
                <w:noProof/>
                <w:webHidden/>
              </w:rPr>
              <w:t>29</w:t>
            </w:r>
            <w:r w:rsidR="00447E6D">
              <w:rPr>
                <w:noProof/>
                <w:webHidden/>
              </w:rPr>
              <w:fldChar w:fldCharType="end"/>
            </w:r>
          </w:hyperlink>
        </w:p>
        <w:p w14:paraId="340AE22E" w14:textId="77777777" w:rsidR="00447E6D" w:rsidRDefault="006400E8">
          <w:pPr>
            <w:pStyle w:val="10"/>
            <w:rPr>
              <w:rFonts w:asciiTheme="minorHAnsi" w:eastAsiaTheme="minorEastAsia" w:hAnsiTheme="minorHAnsi"/>
              <w:noProof/>
              <w:sz w:val="21"/>
              <w:szCs w:val="22"/>
            </w:rPr>
          </w:pPr>
          <w:hyperlink w:anchor="_Toc7028489" w:history="1">
            <w:r w:rsidR="00447E6D" w:rsidRPr="004B5D11">
              <w:rPr>
                <w:rStyle w:val="a6"/>
                <w:rFonts w:hAnsi="Times New Roman" w:cs="Times New Roman" w:hint="eastAsia"/>
                <w:noProof/>
              </w:rPr>
              <w:t>致</w:t>
            </w:r>
            <w:r w:rsidR="00447E6D" w:rsidRPr="004B5D11">
              <w:rPr>
                <w:rStyle w:val="a6"/>
                <w:rFonts w:hAnsi="Times New Roman" w:cs="Times New Roman"/>
                <w:noProof/>
              </w:rPr>
              <w:t xml:space="preserve">  </w:t>
            </w:r>
            <w:r w:rsidR="00447E6D" w:rsidRPr="004B5D11">
              <w:rPr>
                <w:rStyle w:val="a6"/>
                <w:rFonts w:hAnsi="Times New Roman" w:cs="Times New Roman" w:hint="eastAsia"/>
                <w:noProof/>
              </w:rPr>
              <w:t>谢</w:t>
            </w:r>
            <w:r w:rsidR="00447E6D">
              <w:rPr>
                <w:noProof/>
                <w:webHidden/>
              </w:rPr>
              <w:tab/>
            </w:r>
            <w:r w:rsidR="00447E6D">
              <w:rPr>
                <w:noProof/>
                <w:webHidden/>
              </w:rPr>
              <w:fldChar w:fldCharType="begin"/>
            </w:r>
            <w:r w:rsidR="00447E6D">
              <w:rPr>
                <w:noProof/>
                <w:webHidden/>
              </w:rPr>
              <w:instrText xml:space="preserve"> PAGEREF _Toc7028489 \h </w:instrText>
            </w:r>
            <w:r w:rsidR="00447E6D">
              <w:rPr>
                <w:noProof/>
                <w:webHidden/>
              </w:rPr>
            </w:r>
            <w:r w:rsidR="00447E6D">
              <w:rPr>
                <w:noProof/>
                <w:webHidden/>
              </w:rPr>
              <w:fldChar w:fldCharType="separate"/>
            </w:r>
            <w:r w:rsidR="00447E6D">
              <w:rPr>
                <w:noProof/>
                <w:webHidden/>
              </w:rPr>
              <w:t>30</w:t>
            </w:r>
            <w:r w:rsidR="00447E6D">
              <w:rPr>
                <w:noProof/>
                <w:webHidden/>
              </w:rPr>
              <w:fldChar w:fldCharType="end"/>
            </w:r>
          </w:hyperlink>
        </w:p>
        <w:p w14:paraId="2093BC61" w14:textId="77777777" w:rsidR="00447E6D" w:rsidRDefault="006400E8">
          <w:pPr>
            <w:pStyle w:val="10"/>
            <w:rPr>
              <w:rFonts w:asciiTheme="minorHAnsi" w:eastAsiaTheme="minorEastAsia" w:hAnsiTheme="minorHAnsi"/>
              <w:noProof/>
              <w:sz w:val="21"/>
              <w:szCs w:val="22"/>
            </w:rPr>
          </w:pPr>
          <w:hyperlink w:anchor="_Toc7028490" w:history="1">
            <w:r w:rsidR="00447E6D" w:rsidRPr="004B5D11">
              <w:rPr>
                <w:rStyle w:val="a6"/>
                <w:rFonts w:hAnsi="Times New Roman" w:cs="Times New Roman" w:hint="eastAsia"/>
                <w:noProof/>
              </w:rPr>
              <w:t>参考文献</w:t>
            </w:r>
            <w:r w:rsidR="00447E6D">
              <w:rPr>
                <w:noProof/>
                <w:webHidden/>
              </w:rPr>
              <w:tab/>
            </w:r>
            <w:r w:rsidR="00447E6D">
              <w:rPr>
                <w:noProof/>
                <w:webHidden/>
              </w:rPr>
              <w:fldChar w:fldCharType="begin"/>
            </w:r>
            <w:r w:rsidR="00447E6D">
              <w:rPr>
                <w:noProof/>
                <w:webHidden/>
              </w:rPr>
              <w:instrText xml:space="preserve"> PAGEREF _Toc7028490 \h </w:instrText>
            </w:r>
            <w:r w:rsidR="00447E6D">
              <w:rPr>
                <w:noProof/>
                <w:webHidden/>
              </w:rPr>
            </w:r>
            <w:r w:rsidR="00447E6D">
              <w:rPr>
                <w:noProof/>
                <w:webHidden/>
              </w:rPr>
              <w:fldChar w:fldCharType="separate"/>
            </w:r>
            <w:r w:rsidR="00447E6D">
              <w:rPr>
                <w:noProof/>
                <w:webHidden/>
              </w:rPr>
              <w:t>31</w:t>
            </w:r>
            <w:r w:rsidR="00447E6D">
              <w:rPr>
                <w:noProof/>
                <w:webHidden/>
              </w:rPr>
              <w:fldChar w:fldCharType="end"/>
            </w:r>
          </w:hyperlink>
        </w:p>
        <w:p w14:paraId="5EAE9B85" w14:textId="77777777" w:rsidR="00447E6D" w:rsidRDefault="00447E6D">
          <w:r>
            <w:rPr>
              <w:b/>
              <w:bCs/>
              <w:lang w:val="zh-CN"/>
            </w:rPr>
            <w:fldChar w:fldCharType="end"/>
          </w:r>
        </w:p>
      </w:sdtContent>
    </w:sdt>
    <w:p w14:paraId="6B9125B0" w14:textId="77777777" w:rsidR="008C7D9B" w:rsidRPr="001A37AC" w:rsidRDefault="008C7D9B">
      <w:pPr>
        <w:pStyle w:val="1"/>
        <w:rPr>
          <w:rFonts w:ascii="Times New Roman" w:hAnsi="Times New Roman" w:cs="Times New Roman"/>
        </w:rPr>
        <w:sectPr w:rsidR="008C7D9B" w:rsidRPr="001A37AC">
          <w:headerReference w:type="default" r:id="rId17"/>
          <w:pgSz w:w="11906" w:h="16838"/>
          <w:pgMar w:top="1588" w:right="1418" w:bottom="1418" w:left="1418" w:header="907" w:footer="851" w:gutter="284"/>
          <w:cols w:space="425"/>
          <w:docGrid w:type="lines" w:linePitch="312"/>
        </w:sectPr>
      </w:pPr>
    </w:p>
    <w:p w14:paraId="3A5FD21D" w14:textId="77777777" w:rsidR="008C7D9B" w:rsidRPr="001A37AC" w:rsidRDefault="008F7F32">
      <w:pPr>
        <w:pStyle w:val="1"/>
        <w:spacing w:before="0" w:after="0" w:line="300" w:lineRule="auto"/>
        <w:jc w:val="center"/>
        <w:rPr>
          <w:rFonts w:ascii="Times New Roman" w:hAnsi="Times New Roman" w:cs="Times New Roman"/>
        </w:rPr>
      </w:pPr>
      <w:bookmarkStart w:id="29" w:name="_Toc7028442"/>
      <w:bookmarkStart w:id="30" w:name="_Hlk514524632"/>
      <w:r w:rsidRPr="001A37AC">
        <w:rPr>
          <w:rFonts w:ascii="Times New Roman" w:hAnsi="Times New Roman" w:cs="Times New Roman"/>
        </w:rPr>
        <w:lastRenderedPageBreak/>
        <w:t>第</w:t>
      </w:r>
      <w:r w:rsidRPr="001A37AC">
        <w:rPr>
          <w:rFonts w:ascii="Times New Roman" w:hAnsi="Times New Roman" w:cs="Times New Roman"/>
        </w:rPr>
        <w:t>1</w:t>
      </w:r>
      <w:r w:rsidRPr="001A37AC">
        <w:rPr>
          <w:rFonts w:ascii="Times New Roman" w:hAnsi="Times New Roman" w:cs="Times New Roman"/>
        </w:rPr>
        <w:t>章</w:t>
      </w:r>
      <w:r w:rsidRPr="001A37AC">
        <w:rPr>
          <w:rFonts w:ascii="Times New Roman" w:hAnsi="Times New Roman" w:cs="Times New Roman"/>
        </w:rPr>
        <w:t xml:space="preserve">  </w:t>
      </w:r>
      <w:r w:rsidRPr="001A37AC">
        <w:rPr>
          <w:rFonts w:ascii="Times New Roman" w:hAnsi="Times New Roman" w:cs="Times New Roman"/>
        </w:rPr>
        <w:t>绪论</w:t>
      </w:r>
      <w:bookmarkEnd w:id="29"/>
    </w:p>
    <w:p w14:paraId="090C8213" w14:textId="77777777" w:rsidR="008C7D9B" w:rsidRDefault="008F7F32">
      <w:pPr>
        <w:pStyle w:val="2"/>
        <w:spacing w:before="0" w:after="0" w:line="300" w:lineRule="auto"/>
        <w:rPr>
          <w:rFonts w:ascii="Times New Roman" w:hAnsi="Times New Roman" w:cs="Times New Roman"/>
        </w:rPr>
      </w:pPr>
      <w:bookmarkStart w:id="31" w:name="_Toc7028443"/>
      <w:r w:rsidRPr="001A37AC">
        <w:rPr>
          <w:rFonts w:ascii="Times New Roman" w:hAnsi="Times New Roman" w:cs="Times New Roman"/>
        </w:rPr>
        <w:t xml:space="preserve">1.1  </w:t>
      </w:r>
      <w:r w:rsidRPr="001A37AC">
        <w:rPr>
          <w:rFonts w:ascii="Times New Roman" w:hAnsi="Times New Roman" w:cs="Times New Roman"/>
        </w:rPr>
        <w:t>论文选题背景</w:t>
      </w:r>
      <w:r w:rsidR="00B17317">
        <w:rPr>
          <w:rFonts w:ascii="Times New Roman" w:hAnsi="Times New Roman" w:cs="Times New Roman"/>
        </w:rPr>
        <w:t>与意义</w:t>
      </w:r>
      <w:bookmarkEnd w:id="31"/>
    </w:p>
    <w:p w14:paraId="3FE6B6B8" w14:textId="52926FD4" w:rsidR="00AB529B" w:rsidRPr="00821032" w:rsidRDefault="00270E73" w:rsidP="00AB529B">
      <w:pPr>
        <w:spacing w:beforeLines="50" w:before="156"/>
        <w:ind w:firstLine="420"/>
        <w:rPr>
          <w:rFonts w:ascii="宋体" w:eastAsia="宋体" w:hAnsi="宋体"/>
          <w:sz w:val="24"/>
          <w:szCs w:val="24"/>
        </w:rPr>
      </w:pPr>
      <w:r w:rsidRPr="00821032">
        <w:rPr>
          <w:rFonts w:ascii="宋体" w:eastAsia="宋体" w:hAnsi="宋体"/>
          <w:sz w:val="24"/>
          <w:szCs w:val="24"/>
        </w:rPr>
        <w:t>在互联网飞速发展的今天，人与人之间的通过形式</w:t>
      </w:r>
      <w:r w:rsidR="00A757B8" w:rsidRPr="00821032">
        <w:rPr>
          <w:rFonts w:ascii="宋体" w:eastAsia="宋体" w:hAnsi="宋体"/>
          <w:sz w:val="24"/>
          <w:szCs w:val="24"/>
        </w:rPr>
        <w:t>早已发生改变。人们对生活的需求已经从简单的物质追求</w:t>
      </w:r>
      <w:r w:rsidRPr="00821032">
        <w:rPr>
          <w:rFonts w:ascii="宋体" w:eastAsia="宋体" w:hAnsi="宋体"/>
          <w:sz w:val="24"/>
          <w:szCs w:val="24"/>
        </w:rPr>
        <w:t>慢慢的向着追求质量、功能和服务进行转变</w:t>
      </w:r>
      <w:r w:rsidR="00A757B8" w:rsidRPr="00821032">
        <w:rPr>
          <w:rFonts w:ascii="宋体" w:eastAsia="宋体" w:hAnsi="宋体"/>
          <w:sz w:val="24"/>
          <w:szCs w:val="24"/>
        </w:rPr>
        <w:t>、并且对互联网</w:t>
      </w:r>
      <w:r w:rsidRPr="00821032">
        <w:rPr>
          <w:rFonts w:ascii="宋体" w:eastAsia="宋体" w:hAnsi="宋体"/>
          <w:sz w:val="24"/>
          <w:szCs w:val="24"/>
        </w:rPr>
        <w:t>有一定的</w:t>
      </w:r>
      <w:r w:rsidR="00A757B8" w:rsidRPr="00821032">
        <w:rPr>
          <w:rFonts w:ascii="宋体" w:eastAsia="宋体" w:hAnsi="宋体"/>
          <w:sz w:val="24"/>
          <w:szCs w:val="24"/>
        </w:rPr>
        <w:t>依赖</w:t>
      </w:r>
      <w:r w:rsidRPr="00821032">
        <w:rPr>
          <w:rFonts w:ascii="宋体" w:eastAsia="宋体" w:hAnsi="宋体"/>
          <w:sz w:val="24"/>
          <w:szCs w:val="24"/>
        </w:rPr>
        <w:t>性</w:t>
      </w:r>
      <w:r w:rsidR="00A757B8" w:rsidRPr="00821032">
        <w:rPr>
          <w:rFonts w:ascii="宋体" w:eastAsia="宋体" w:hAnsi="宋体"/>
          <w:sz w:val="24"/>
          <w:szCs w:val="24"/>
        </w:rPr>
        <w:t>。</w:t>
      </w:r>
      <w:commentRangeStart w:id="32"/>
      <w:r w:rsidR="00A757B8" w:rsidRPr="00821032">
        <w:rPr>
          <w:rFonts w:ascii="宋体" w:eastAsia="宋体" w:hAnsi="宋体"/>
          <w:sz w:val="24"/>
          <w:szCs w:val="24"/>
        </w:rPr>
        <w:t>而社区网站</w:t>
      </w:r>
      <w:r w:rsidR="00516099" w:rsidRPr="00821032">
        <w:rPr>
          <w:rFonts w:ascii="宋体" w:eastAsia="宋体" w:hAnsi="宋体"/>
          <w:sz w:val="24"/>
          <w:szCs w:val="24"/>
          <w:vertAlign w:val="superscript"/>
        </w:rPr>
        <w:t>[18,19]</w:t>
      </w:r>
      <w:r w:rsidR="00A757B8" w:rsidRPr="00821032">
        <w:rPr>
          <w:rFonts w:ascii="宋体" w:eastAsia="宋体" w:hAnsi="宋体"/>
          <w:sz w:val="24"/>
          <w:szCs w:val="24"/>
        </w:rPr>
        <w:t>-</w:t>
      </w:r>
      <w:commentRangeEnd w:id="32"/>
      <w:r w:rsidR="00EC21DC">
        <w:rPr>
          <w:rStyle w:val="ae"/>
        </w:rPr>
        <w:commentReference w:id="32"/>
      </w:r>
      <w:r w:rsidR="00A757B8" w:rsidRPr="00821032">
        <w:rPr>
          <w:rFonts w:ascii="宋体" w:eastAsia="宋体" w:hAnsi="宋体"/>
          <w:sz w:val="24"/>
          <w:szCs w:val="24"/>
        </w:rPr>
        <w:t>---就变成了人与人之间沟通的桥梁，并且会随着时代的发展不断的完善。它提供了</w:t>
      </w:r>
      <w:del w:id="33" w:author="王同罕" w:date="2019-05-04T15:57:00Z">
        <w:r w:rsidR="00A757B8" w:rsidRPr="00821032" w:rsidDel="00EC21DC">
          <w:rPr>
            <w:rFonts w:ascii="宋体" w:eastAsia="宋体" w:hAnsi="宋体"/>
            <w:sz w:val="24"/>
            <w:szCs w:val="24"/>
          </w:rPr>
          <w:delText>给人们</w:delText>
        </w:r>
      </w:del>
      <w:r w:rsidR="00A757B8" w:rsidRPr="00821032">
        <w:rPr>
          <w:rFonts w:ascii="宋体" w:eastAsia="宋体" w:hAnsi="宋体"/>
          <w:sz w:val="24"/>
          <w:szCs w:val="24"/>
        </w:rPr>
        <w:t>自由的交流</w:t>
      </w:r>
      <w:del w:id="34" w:author="王同罕" w:date="2019-05-04T15:57:00Z">
        <w:r w:rsidR="00A757B8" w:rsidRPr="00821032" w:rsidDel="00EC21DC">
          <w:rPr>
            <w:rFonts w:ascii="宋体" w:eastAsia="宋体" w:hAnsi="宋体"/>
            <w:sz w:val="24"/>
            <w:szCs w:val="24"/>
          </w:rPr>
          <w:delText>一个</w:delText>
        </w:r>
      </w:del>
      <w:r w:rsidR="00A757B8" w:rsidRPr="00821032">
        <w:rPr>
          <w:rFonts w:ascii="宋体" w:eastAsia="宋体" w:hAnsi="宋体"/>
          <w:sz w:val="24"/>
          <w:szCs w:val="24"/>
        </w:rPr>
        <w:t>平台</w:t>
      </w:r>
      <w:del w:id="35" w:author="王同罕" w:date="2019-05-04T15:57:00Z">
        <w:r w:rsidR="00A757B8" w:rsidRPr="00821032" w:rsidDel="00EC21DC">
          <w:rPr>
            <w:rFonts w:ascii="宋体" w:eastAsia="宋体" w:hAnsi="宋体"/>
            <w:sz w:val="24"/>
            <w:szCs w:val="24"/>
          </w:rPr>
          <w:delText>，并且</w:delText>
        </w:r>
        <w:r w:rsidRPr="00821032" w:rsidDel="00EC21DC">
          <w:rPr>
            <w:rFonts w:ascii="宋体" w:eastAsia="宋体" w:hAnsi="宋体"/>
            <w:sz w:val="24"/>
            <w:szCs w:val="24"/>
          </w:rPr>
          <w:delText>提供给</w:delText>
        </w:r>
        <w:r w:rsidR="00A757B8" w:rsidRPr="00821032" w:rsidDel="00EC21DC">
          <w:rPr>
            <w:rFonts w:ascii="宋体" w:eastAsia="宋体" w:hAnsi="宋体"/>
            <w:sz w:val="24"/>
            <w:szCs w:val="24"/>
          </w:rPr>
          <w:delText>用户</w:delText>
        </w:r>
      </w:del>
      <w:ins w:id="36" w:author="王同罕" w:date="2019-05-04T15:57:00Z">
        <w:r w:rsidR="00EC21DC">
          <w:rPr>
            <w:rFonts w:ascii="宋体" w:eastAsia="宋体" w:hAnsi="宋体"/>
            <w:sz w:val="24"/>
            <w:szCs w:val="24"/>
          </w:rPr>
          <w:t>和</w:t>
        </w:r>
      </w:ins>
      <w:r w:rsidR="00A757B8" w:rsidRPr="00821032">
        <w:rPr>
          <w:rFonts w:ascii="宋体" w:eastAsia="宋体" w:hAnsi="宋体"/>
          <w:sz w:val="24"/>
          <w:szCs w:val="24"/>
        </w:rPr>
        <w:t>便捷服务。</w:t>
      </w:r>
    </w:p>
    <w:p w14:paraId="10FC83F1" w14:textId="488A222E" w:rsidR="00A757B8" w:rsidRPr="00821032" w:rsidRDefault="00A757B8" w:rsidP="00AB529B">
      <w:pPr>
        <w:spacing w:beforeLines="50" w:before="156"/>
        <w:ind w:firstLine="420"/>
        <w:rPr>
          <w:rFonts w:ascii="宋体" w:eastAsia="宋体" w:hAnsi="宋体"/>
          <w:sz w:val="24"/>
          <w:szCs w:val="24"/>
        </w:rPr>
      </w:pPr>
      <w:r w:rsidRPr="00821032">
        <w:rPr>
          <w:rFonts w:ascii="宋体" w:eastAsia="宋体" w:hAnsi="宋体"/>
          <w:sz w:val="24"/>
          <w:szCs w:val="24"/>
        </w:rPr>
        <w:t>在这个交流的平台上，可以增进社区成员之间的关系，增进彼此的互动、互助以及相互体谅。这个平台目前</w:t>
      </w:r>
      <w:ins w:id="37" w:author="王同罕" w:date="2019-05-04T16:00:00Z">
        <w:r w:rsidR="00D85D4C">
          <w:rPr>
            <w:rFonts w:ascii="宋体" w:eastAsia="宋体" w:hAnsi="宋体"/>
            <w:sz w:val="24"/>
            <w:szCs w:val="24"/>
          </w:rPr>
          <w:t>是</w:t>
        </w:r>
      </w:ins>
      <w:r w:rsidRPr="00821032">
        <w:rPr>
          <w:rFonts w:ascii="宋体" w:eastAsia="宋体" w:hAnsi="宋体"/>
          <w:sz w:val="24"/>
          <w:szCs w:val="24"/>
        </w:rPr>
        <w:t>针对</w:t>
      </w:r>
      <w:del w:id="38" w:author="王同罕" w:date="2019-05-04T16:00:00Z">
        <w:r w:rsidRPr="00821032" w:rsidDel="00D85D4C">
          <w:rPr>
            <w:rFonts w:ascii="宋体" w:eastAsia="宋体" w:hAnsi="宋体"/>
            <w:sz w:val="24"/>
            <w:szCs w:val="24"/>
          </w:rPr>
          <w:delText>于</w:delText>
        </w:r>
      </w:del>
      <w:r w:rsidRPr="00821032">
        <w:rPr>
          <w:rFonts w:ascii="宋体" w:eastAsia="宋体" w:hAnsi="宋体"/>
          <w:sz w:val="24"/>
          <w:szCs w:val="24"/>
        </w:rPr>
        <w:t>小区管理及住户之间的一个交流平台，每个社区成员都可以便捷的获取通知</w:t>
      </w:r>
      <w:del w:id="39" w:author="王同罕" w:date="2019-05-04T16:00:00Z">
        <w:r w:rsidRPr="00821032" w:rsidDel="00D85D4C">
          <w:rPr>
            <w:rFonts w:ascii="宋体" w:eastAsia="宋体" w:hAnsi="宋体"/>
            <w:sz w:val="24"/>
            <w:szCs w:val="24"/>
          </w:rPr>
          <w:delText>通告</w:delText>
        </w:r>
      </w:del>
      <w:r w:rsidRPr="00821032">
        <w:rPr>
          <w:rFonts w:ascii="宋体" w:eastAsia="宋体" w:hAnsi="宋体"/>
          <w:sz w:val="24"/>
          <w:szCs w:val="24"/>
        </w:rPr>
        <w:t>等告急信息</w:t>
      </w:r>
      <w:r w:rsidR="00CC359E" w:rsidRPr="00821032">
        <w:rPr>
          <w:rFonts w:ascii="宋体" w:eastAsia="宋体" w:hAnsi="宋体"/>
          <w:sz w:val="24"/>
          <w:szCs w:val="24"/>
        </w:rPr>
        <w:t>，也可以提出针对性的建议和诉求</w:t>
      </w:r>
      <w:del w:id="40" w:author="王同罕" w:date="2019-05-04T16:01:00Z">
        <w:r w:rsidR="00CC359E" w:rsidRPr="00821032" w:rsidDel="00D85D4C">
          <w:rPr>
            <w:rFonts w:ascii="宋体" w:eastAsia="宋体" w:hAnsi="宋体"/>
            <w:sz w:val="24"/>
            <w:szCs w:val="24"/>
          </w:rPr>
          <w:delText>；</w:delText>
        </w:r>
      </w:del>
      <w:ins w:id="41" w:author="王同罕" w:date="2019-05-04T16:01:00Z">
        <w:r w:rsidR="00D85D4C">
          <w:rPr>
            <w:rFonts w:ascii="宋体" w:eastAsia="宋体" w:hAnsi="宋体"/>
            <w:sz w:val="24"/>
            <w:szCs w:val="24"/>
          </w:rPr>
          <w:t>。同时，</w:t>
        </w:r>
      </w:ins>
      <w:r w:rsidR="00CC359E" w:rsidRPr="00821032">
        <w:rPr>
          <w:rFonts w:ascii="宋体" w:eastAsia="宋体" w:hAnsi="宋体"/>
          <w:sz w:val="24"/>
          <w:szCs w:val="24"/>
        </w:rPr>
        <w:t>遇见问题也能在上面寻找相对应的解决方法。</w:t>
      </w:r>
    </w:p>
    <w:p w14:paraId="425E78E3" w14:textId="77777777" w:rsidR="00A757B8" w:rsidRPr="00A757B8" w:rsidRDefault="00A757B8" w:rsidP="00A757B8"/>
    <w:p w14:paraId="3D50691E" w14:textId="77777777" w:rsidR="00DC2AAE" w:rsidRDefault="008F7F32" w:rsidP="004F03B8">
      <w:pPr>
        <w:pStyle w:val="2"/>
        <w:spacing w:before="0" w:after="0" w:line="300" w:lineRule="auto"/>
        <w:rPr>
          <w:rFonts w:ascii="Times New Roman" w:hAnsi="Times New Roman" w:cs="Times New Roman"/>
        </w:rPr>
      </w:pPr>
      <w:bookmarkStart w:id="42" w:name="_Toc7028444"/>
      <w:r w:rsidRPr="001A37AC">
        <w:rPr>
          <w:rFonts w:ascii="Times New Roman" w:hAnsi="Times New Roman" w:cs="Times New Roman"/>
        </w:rPr>
        <w:t>1.</w:t>
      </w:r>
      <w:r w:rsidR="00DC2AAE">
        <w:rPr>
          <w:rFonts w:ascii="Times New Roman" w:hAnsi="Times New Roman" w:cs="Times New Roman"/>
        </w:rPr>
        <w:t>2</w:t>
      </w:r>
      <w:r w:rsidRPr="001A37AC">
        <w:rPr>
          <w:rFonts w:ascii="Times New Roman" w:hAnsi="Times New Roman" w:cs="Times New Roman"/>
        </w:rPr>
        <w:t xml:space="preserve">  </w:t>
      </w:r>
      <w:r w:rsidRPr="001A37AC">
        <w:rPr>
          <w:rFonts w:ascii="Times New Roman" w:hAnsi="Times New Roman" w:cs="Times New Roman"/>
        </w:rPr>
        <w:t>研究</w:t>
      </w:r>
      <w:r w:rsidR="00DC2AAE">
        <w:rPr>
          <w:rFonts w:ascii="Times New Roman" w:hAnsi="Times New Roman" w:cs="Times New Roman"/>
        </w:rPr>
        <w:t>现状与趋势</w:t>
      </w:r>
      <w:bookmarkEnd w:id="42"/>
    </w:p>
    <w:p w14:paraId="50DD76C5" w14:textId="764E16C0" w:rsidR="004F03B8" w:rsidRPr="00821032" w:rsidRDefault="004F03B8">
      <w:pPr>
        <w:spacing w:beforeLines="50" w:before="156" w:line="300" w:lineRule="auto"/>
        <w:ind w:firstLineChars="200" w:firstLine="480"/>
        <w:rPr>
          <w:rFonts w:ascii="宋体" w:eastAsia="宋体" w:hAnsi="宋体"/>
          <w:sz w:val="24"/>
          <w:szCs w:val="24"/>
        </w:rPr>
        <w:pPrChange w:id="43" w:author="王同罕" w:date="2019-05-04T16:02:00Z">
          <w:pPr>
            <w:spacing w:beforeLines="50" w:before="156"/>
            <w:ind w:firstLine="420"/>
          </w:pPr>
        </w:pPrChange>
      </w:pPr>
      <w:r w:rsidRPr="00821032">
        <w:rPr>
          <w:rFonts w:ascii="宋体" w:eastAsia="宋体" w:hAnsi="宋体"/>
          <w:sz w:val="24"/>
          <w:szCs w:val="24"/>
        </w:rPr>
        <w:t>在大多数国内互联网的平台上</w:t>
      </w:r>
      <w:r w:rsidRPr="00821032">
        <w:rPr>
          <w:rFonts w:ascii="宋体" w:eastAsia="宋体" w:hAnsi="宋体" w:hint="eastAsia"/>
          <w:sz w:val="24"/>
          <w:szCs w:val="24"/>
        </w:rPr>
        <w:t>，</w:t>
      </w:r>
      <w:r w:rsidR="00E07BF6" w:rsidRPr="00821032">
        <w:rPr>
          <w:rFonts w:ascii="宋体" w:eastAsia="宋体" w:hAnsi="宋体" w:hint="eastAsia"/>
          <w:sz w:val="24"/>
          <w:szCs w:val="24"/>
        </w:rPr>
        <w:t>社交作为互联网应用发展的必备要素，</w:t>
      </w:r>
      <w:r w:rsidRPr="00821032">
        <w:rPr>
          <w:rFonts w:ascii="宋体" w:eastAsia="宋体" w:hAnsi="宋体" w:hint="eastAsia"/>
          <w:sz w:val="24"/>
          <w:szCs w:val="24"/>
        </w:rPr>
        <w:t>社区的发展较快，种类繁多，单从服务类型的社区也大可分为公共服务、博客显示、兴趣交流、商业社区等，无论</w:t>
      </w:r>
      <w:r w:rsidR="00AB529B" w:rsidRPr="00821032">
        <w:rPr>
          <w:rFonts w:ascii="宋体" w:eastAsia="宋体" w:hAnsi="宋体" w:hint="eastAsia"/>
          <w:sz w:val="24"/>
          <w:szCs w:val="24"/>
        </w:rPr>
        <w:t>哪种</w:t>
      </w:r>
      <w:r w:rsidRPr="00821032">
        <w:rPr>
          <w:rFonts w:ascii="宋体" w:eastAsia="宋体" w:hAnsi="宋体" w:hint="eastAsia"/>
          <w:sz w:val="24"/>
          <w:szCs w:val="24"/>
        </w:rPr>
        <w:t>都是以服务大众为主旨；</w:t>
      </w:r>
      <w:r w:rsidR="00AB529B" w:rsidRPr="00821032">
        <w:rPr>
          <w:rFonts w:ascii="宋体" w:eastAsia="宋体" w:hAnsi="宋体" w:hint="eastAsia"/>
          <w:sz w:val="24"/>
          <w:szCs w:val="24"/>
        </w:rPr>
        <w:t>社区</w:t>
      </w:r>
      <w:r w:rsidR="00EB6665" w:rsidRPr="00821032">
        <w:rPr>
          <w:rFonts w:ascii="宋体" w:eastAsia="宋体" w:hAnsi="宋体" w:hint="eastAsia"/>
          <w:sz w:val="24"/>
          <w:szCs w:val="24"/>
        </w:rPr>
        <w:t>特色以及</w:t>
      </w:r>
      <w:r w:rsidR="00AB529B" w:rsidRPr="00821032">
        <w:rPr>
          <w:rFonts w:ascii="宋体" w:eastAsia="宋体" w:hAnsi="宋体" w:hint="eastAsia"/>
          <w:sz w:val="24"/>
          <w:szCs w:val="24"/>
        </w:rPr>
        <w:t>文化</w:t>
      </w:r>
      <w:r w:rsidR="00EB6665" w:rsidRPr="00821032">
        <w:rPr>
          <w:rFonts w:ascii="宋体" w:eastAsia="宋体" w:hAnsi="宋体" w:hint="eastAsia"/>
          <w:sz w:val="24"/>
          <w:szCs w:val="24"/>
        </w:rPr>
        <w:t>底蕴</w:t>
      </w:r>
      <w:r w:rsidR="00AB529B" w:rsidRPr="00821032">
        <w:rPr>
          <w:rFonts w:ascii="宋体" w:eastAsia="宋体" w:hAnsi="宋体" w:hint="eastAsia"/>
          <w:sz w:val="24"/>
          <w:szCs w:val="24"/>
        </w:rPr>
        <w:t>还</w:t>
      </w:r>
      <w:del w:id="44" w:author="王同罕" w:date="2019-05-04T16:01:00Z">
        <w:r w:rsidR="00AB529B" w:rsidRPr="00821032" w:rsidDel="00D85D4C">
          <w:rPr>
            <w:rFonts w:ascii="宋体" w:eastAsia="宋体" w:hAnsi="宋体" w:hint="eastAsia"/>
            <w:sz w:val="24"/>
            <w:szCs w:val="24"/>
          </w:rPr>
          <w:delText>有</w:delText>
        </w:r>
      </w:del>
      <w:r w:rsidR="00AB529B" w:rsidRPr="00821032">
        <w:rPr>
          <w:rFonts w:ascii="宋体" w:eastAsia="宋体" w:hAnsi="宋体" w:hint="eastAsia"/>
          <w:sz w:val="24"/>
          <w:szCs w:val="24"/>
        </w:rPr>
        <w:t>有待提升。</w:t>
      </w:r>
    </w:p>
    <w:p w14:paraId="5B22395C" w14:textId="77777777" w:rsidR="00CC359E" w:rsidRPr="00821032" w:rsidRDefault="00AB529B">
      <w:pPr>
        <w:spacing w:beforeLines="50" w:before="156" w:line="300" w:lineRule="auto"/>
        <w:ind w:firstLineChars="200" w:firstLine="480"/>
        <w:rPr>
          <w:rFonts w:ascii="宋体" w:eastAsia="宋体" w:hAnsi="宋体"/>
          <w:sz w:val="24"/>
          <w:szCs w:val="24"/>
        </w:rPr>
        <w:pPrChange w:id="45" w:author="王同罕" w:date="2019-05-04T16:02:00Z">
          <w:pPr>
            <w:spacing w:beforeLines="50" w:before="156"/>
            <w:ind w:firstLine="420"/>
          </w:pPr>
        </w:pPrChange>
      </w:pPr>
      <w:r w:rsidRPr="00821032">
        <w:rPr>
          <w:rFonts w:ascii="宋体" w:eastAsia="宋体" w:hAnsi="宋体"/>
          <w:sz w:val="24"/>
          <w:szCs w:val="24"/>
        </w:rPr>
        <w:t>社区网站作为互联网信息化的平台</w:t>
      </w:r>
      <w:r w:rsidR="00E07BF6" w:rsidRPr="00821032">
        <w:rPr>
          <w:rFonts w:ascii="宋体" w:eastAsia="宋体" w:hAnsi="宋体" w:hint="eastAsia"/>
          <w:sz w:val="24"/>
          <w:szCs w:val="24"/>
        </w:rPr>
        <w:t>，</w:t>
      </w:r>
      <w:r w:rsidRPr="00821032">
        <w:rPr>
          <w:rFonts w:ascii="宋体" w:eastAsia="宋体" w:hAnsi="宋体"/>
          <w:sz w:val="24"/>
          <w:szCs w:val="24"/>
        </w:rPr>
        <w:t>通过社区</w:t>
      </w:r>
      <w:commentRangeStart w:id="46"/>
      <w:r w:rsidRPr="00821032">
        <w:rPr>
          <w:rFonts w:ascii="宋体" w:eastAsia="宋体" w:hAnsi="宋体"/>
          <w:sz w:val="24"/>
          <w:szCs w:val="24"/>
        </w:rPr>
        <w:t>网站</w:t>
      </w:r>
      <w:r w:rsidR="009C16B5" w:rsidRPr="00263FC6">
        <w:rPr>
          <w:rFonts w:ascii="宋体" w:eastAsia="宋体" w:hAnsi="宋体"/>
          <w:sz w:val="24"/>
          <w:szCs w:val="24"/>
          <w:vertAlign w:val="superscript"/>
          <w:rPrChange w:id="47" w:author="王同罕" w:date="2019-05-04T16:03:00Z">
            <w:rPr>
              <w:rFonts w:ascii="宋体" w:eastAsia="宋体" w:hAnsi="宋体"/>
              <w:sz w:val="24"/>
              <w:szCs w:val="24"/>
            </w:rPr>
          </w:rPrChange>
        </w:rPr>
        <w:t>[7]</w:t>
      </w:r>
      <w:commentRangeEnd w:id="46"/>
      <w:r w:rsidR="00D85D4C" w:rsidRPr="00263FC6">
        <w:rPr>
          <w:rStyle w:val="ae"/>
          <w:vertAlign w:val="superscript"/>
          <w:rPrChange w:id="48" w:author="王同罕" w:date="2019-05-04T16:03:00Z">
            <w:rPr>
              <w:rStyle w:val="ae"/>
            </w:rPr>
          </w:rPrChange>
        </w:rPr>
        <w:commentReference w:id="46"/>
      </w:r>
      <w:r w:rsidRPr="00821032">
        <w:rPr>
          <w:rFonts w:ascii="宋体" w:eastAsia="宋体" w:hAnsi="宋体" w:hint="eastAsia"/>
          <w:sz w:val="24"/>
          <w:szCs w:val="24"/>
        </w:rPr>
        <w:t>，</w:t>
      </w:r>
      <w:r w:rsidR="00E07BF6" w:rsidRPr="00821032">
        <w:rPr>
          <w:rFonts w:ascii="宋体" w:eastAsia="宋体" w:hAnsi="宋体"/>
          <w:sz w:val="24"/>
          <w:szCs w:val="24"/>
        </w:rPr>
        <w:t>认识更多志同道合的人</w:t>
      </w:r>
      <w:r w:rsidR="00E07BF6" w:rsidRPr="00821032">
        <w:rPr>
          <w:rFonts w:ascii="宋体" w:eastAsia="宋体" w:hAnsi="宋体" w:hint="eastAsia"/>
          <w:sz w:val="24"/>
          <w:szCs w:val="24"/>
        </w:rPr>
        <w:t>；</w:t>
      </w:r>
      <w:r w:rsidRPr="00821032">
        <w:rPr>
          <w:rFonts w:ascii="宋体" w:eastAsia="宋体" w:hAnsi="宋体" w:hint="eastAsia"/>
          <w:sz w:val="24"/>
          <w:szCs w:val="24"/>
        </w:rPr>
        <w:t>了解别人的</w:t>
      </w:r>
      <w:r w:rsidR="00EB6665" w:rsidRPr="00821032">
        <w:rPr>
          <w:rFonts w:ascii="宋体" w:eastAsia="宋体" w:hAnsi="宋体" w:hint="eastAsia"/>
          <w:sz w:val="24"/>
          <w:szCs w:val="24"/>
        </w:rPr>
        <w:t>想法、</w:t>
      </w:r>
      <w:r w:rsidRPr="00821032">
        <w:rPr>
          <w:rFonts w:ascii="宋体" w:eastAsia="宋体" w:hAnsi="宋体" w:hint="eastAsia"/>
          <w:sz w:val="24"/>
          <w:szCs w:val="24"/>
        </w:rPr>
        <w:t>观点，同时可以帮助他人或者</w:t>
      </w:r>
      <w:r w:rsidR="00EB6665" w:rsidRPr="00821032">
        <w:rPr>
          <w:rFonts w:ascii="宋体" w:eastAsia="宋体" w:hAnsi="宋体" w:hint="eastAsia"/>
          <w:sz w:val="24"/>
          <w:szCs w:val="24"/>
        </w:rPr>
        <w:t>提出问题需要其他来解答</w:t>
      </w:r>
      <w:r w:rsidRPr="00821032">
        <w:rPr>
          <w:rFonts w:ascii="宋体" w:eastAsia="宋体" w:hAnsi="宋体" w:hint="eastAsia"/>
          <w:sz w:val="24"/>
          <w:szCs w:val="24"/>
        </w:rPr>
        <w:t>；</w:t>
      </w:r>
      <w:r w:rsidR="00E07BF6" w:rsidRPr="00821032">
        <w:rPr>
          <w:rFonts w:ascii="宋体" w:eastAsia="宋体" w:hAnsi="宋体"/>
          <w:sz w:val="24"/>
          <w:szCs w:val="24"/>
        </w:rPr>
        <w:t>人们可以通过</w:t>
      </w:r>
      <w:r w:rsidR="00EB6665" w:rsidRPr="00821032">
        <w:rPr>
          <w:rFonts w:ascii="宋体" w:eastAsia="宋体" w:hAnsi="宋体"/>
          <w:sz w:val="24"/>
          <w:szCs w:val="24"/>
        </w:rPr>
        <w:t>大部分的社交软件来阅读</w:t>
      </w:r>
      <w:r w:rsidR="00EB6665" w:rsidRPr="00821032">
        <w:rPr>
          <w:rFonts w:ascii="宋体" w:eastAsia="宋体" w:hAnsi="宋体" w:hint="eastAsia"/>
          <w:sz w:val="24"/>
          <w:szCs w:val="24"/>
        </w:rPr>
        <w:t>或者</w:t>
      </w:r>
      <w:r w:rsidR="00EB6665" w:rsidRPr="00821032">
        <w:rPr>
          <w:rFonts w:ascii="宋体" w:eastAsia="宋体" w:hAnsi="宋体"/>
          <w:sz w:val="24"/>
          <w:szCs w:val="24"/>
        </w:rPr>
        <w:t>欣赏</w:t>
      </w:r>
      <w:r w:rsidR="00E07BF6" w:rsidRPr="00821032">
        <w:rPr>
          <w:rFonts w:ascii="宋体" w:eastAsia="宋体" w:hAnsi="宋体"/>
          <w:sz w:val="24"/>
          <w:szCs w:val="24"/>
        </w:rPr>
        <w:t>了解最新的娱乐八卦，看新闻资讯</w:t>
      </w:r>
      <w:r w:rsidR="00E07BF6" w:rsidRPr="00821032">
        <w:rPr>
          <w:rFonts w:ascii="宋体" w:eastAsia="宋体" w:hAnsi="宋体" w:hint="eastAsia"/>
          <w:sz w:val="24"/>
          <w:szCs w:val="24"/>
        </w:rPr>
        <w:t>；社区网站越来越趋向于一种娱乐方式。</w:t>
      </w:r>
    </w:p>
    <w:p w14:paraId="4AFF5770" w14:textId="77777777" w:rsidR="00D62914" w:rsidRDefault="00C21FC0" w:rsidP="00C21FC0">
      <w:pPr>
        <w:pStyle w:val="2"/>
        <w:rPr>
          <w:shd w:val="clear" w:color="auto" w:fill="FFFFFF"/>
        </w:rPr>
      </w:pPr>
      <w:bookmarkStart w:id="49" w:name="_Toc7028445"/>
      <w:r>
        <w:rPr>
          <w:rFonts w:hint="eastAsia"/>
          <w:shd w:val="clear" w:color="auto" w:fill="FFFFFF"/>
        </w:rPr>
        <w:t>1</w:t>
      </w:r>
      <w:r>
        <w:rPr>
          <w:shd w:val="clear" w:color="auto" w:fill="FFFFFF"/>
        </w:rPr>
        <w:t xml:space="preserve">.3  </w:t>
      </w:r>
      <w:r>
        <w:rPr>
          <w:shd w:val="clear" w:color="auto" w:fill="FFFFFF"/>
        </w:rPr>
        <w:t>研究方式</w:t>
      </w:r>
      <w:bookmarkEnd w:id="49"/>
    </w:p>
    <w:p w14:paraId="40CA356F" w14:textId="77777777" w:rsidR="001B00D8" w:rsidRPr="001B00D8" w:rsidRDefault="001B00D8" w:rsidP="001B00D8">
      <w:pPr>
        <w:pStyle w:val="3"/>
      </w:pPr>
      <w:bookmarkStart w:id="50" w:name="_Toc7028446"/>
      <w:r>
        <w:rPr>
          <w:rFonts w:hint="eastAsia"/>
        </w:rPr>
        <w:t>1</w:t>
      </w:r>
      <w:r>
        <w:t xml:space="preserve">.3.1  </w:t>
      </w:r>
      <w:r>
        <w:t>设计思想</w:t>
      </w:r>
      <w:bookmarkEnd w:id="50"/>
    </w:p>
    <w:p w14:paraId="2870C3AF" w14:textId="77777777" w:rsidR="00BC43D1" w:rsidRPr="00821032" w:rsidRDefault="00C21FC0" w:rsidP="00BC43D1">
      <w:pPr>
        <w:spacing w:beforeLines="50" w:before="156"/>
        <w:ind w:firstLine="420"/>
        <w:rPr>
          <w:rFonts w:ascii="宋体" w:eastAsia="宋体" w:hAnsi="宋体"/>
          <w:sz w:val="24"/>
          <w:szCs w:val="24"/>
        </w:rPr>
      </w:pPr>
      <w:r w:rsidRPr="00821032">
        <w:rPr>
          <w:rFonts w:ascii="宋体" w:eastAsia="宋体" w:hAnsi="宋体"/>
          <w:sz w:val="24"/>
          <w:szCs w:val="24"/>
        </w:rPr>
        <w:t>本次课题采用结构化生命周期作为系统开发的基本思想</w:t>
      </w:r>
      <w:r w:rsidRPr="00821032">
        <w:rPr>
          <w:rFonts w:ascii="宋体" w:eastAsia="宋体" w:hAnsi="宋体" w:hint="eastAsia"/>
          <w:sz w:val="24"/>
          <w:szCs w:val="24"/>
        </w:rPr>
        <w:t>：</w:t>
      </w:r>
    </w:p>
    <w:p w14:paraId="090FDAAF" w14:textId="77777777" w:rsidR="00C21FC0" w:rsidRPr="00821032" w:rsidRDefault="00C21FC0" w:rsidP="00BC43D1">
      <w:pPr>
        <w:spacing w:beforeLines="50" w:before="156"/>
        <w:ind w:firstLine="420"/>
        <w:rPr>
          <w:rFonts w:ascii="宋体" w:eastAsia="宋体" w:hAnsi="宋体"/>
          <w:sz w:val="24"/>
          <w:szCs w:val="24"/>
        </w:rPr>
      </w:pPr>
      <w:r w:rsidRPr="00821032">
        <w:rPr>
          <w:rFonts w:ascii="宋体" w:eastAsia="宋体" w:hAnsi="宋体" w:hint="eastAsia"/>
          <w:sz w:val="24"/>
          <w:szCs w:val="24"/>
        </w:rPr>
        <w:t>（1）</w:t>
      </w:r>
      <w:del w:id="51" w:author="王同罕" w:date="2019-05-04T16:04:00Z">
        <w:r w:rsidRPr="00821032" w:rsidDel="00263FC6">
          <w:rPr>
            <w:rFonts w:ascii="宋体" w:eastAsia="宋体" w:hAnsi="宋体" w:hint="eastAsia"/>
            <w:sz w:val="24"/>
            <w:szCs w:val="24"/>
          </w:rPr>
          <w:delText>、</w:delText>
        </w:r>
      </w:del>
      <w:r w:rsidRPr="00821032">
        <w:rPr>
          <w:rFonts w:ascii="宋体" w:eastAsia="宋体" w:hAnsi="宋体" w:hint="eastAsia"/>
          <w:sz w:val="24"/>
          <w:szCs w:val="24"/>
        </w:rPr>
        <w:t>系统开发准备阶段</w:t>
      </w:r>
      <w:r w:rsidR="004D13DA" w:rsidRPr="00821032">
        <w:rPr>
          <w:rFonts w:ascii="宋体" w:eastAsia="宋体" w:hAnsi="宋体" w:hint="eastAsia"/>
          <w:sz w:val="24"/>
          <w:szCs w:val="24"/>
        </w:rPr>
        <w:t>：</w:t>
      </w:r>
    </w:p>
    <w:p w14:paraId="40451157" w14:textId="77777777" w:rsidR="00BC43D1" w:rsidRPr="00821032" w:rsidRDefault="00C21FC0">
      <w:pPr>
        <w:spacing w:beforeLines="50" w:before="156" w:line="300" w:lineRule="auto"/>
        <w:ind w:firstLineChars="200" w:firstLine="480"/>
        <w:rPr>
          <w:rFonts w:ascii="宋体" w:eastAsia="宋体" w:hAnsi="宋体"/>
          <w:sz w:val="24"/>
          <w:szCs w:val="24"/>
        </w:rPr>
        <w:pPrChange w:id="52" w:author="王同罕" w:date="2019-05-04T16:04:00Z">
          <w:pPr>
            <w:spacing w:beforeLines="50" w:before="156"/>
            <w:ind w:firstLine="420"/>
          </w:pPr>
        </w:pPrChange>
      </w:pPr>
      <w:r w:rsidRPr="00821032">
        <w:rPr>
          <w:rFonts w:ascii="宋体" w:eastAsia="宋体" w:hAnsi="宋体"/>
          <w:sz w:val="24"/>
          <w:szCs w:val="24"/>
        </w:rPr>
        <w:t>首先明确</w:t>
      </w:r>
      <w:r w:rsidR="00522638" w:rsidRPr="00821032">
        <w:rPr>
          <w:rFonts w:ascii="宋体" w:eastAsia="宋体" w:hAnsi="宋体" w:hint="eastAsia"/>
          <w:sz w:val="24"/>
          <w:szCs w:val="24"/>
        </w:rPr>
        <w:t>简易</w:t>
      </w:r>
      <w:r w:rsidRPr="00821032">
        <w:rPr>
          <w:rFonts w:ascii="宋体" w:eastAsia="宋体" w:hAnsi="宋体"/>
          <w:sz w:val="24"/>
          <w:szCs w:val="24"/>
        </w:rPr>
        <w:t>社区网站的需求以及针对使用人群</w:t>
      </w:r>
      <w:r w:rsidR="003F2AD8" w:rsidRPr="00821032">
        <w:rPr>
          <w:rFonts w:ascii="宋体" w:eastAsia="宋体" w:hAnsi="宋体" w:hint="eastAsia"/>
          <w:sz w:val="24"/>
          <w:szCs w:val="24"/>
        </w:rPr>
        <w:t>。</w:t>
      </w:r>
      <w:r w:rsidR="003F2AD8" w:rsidRPr="00821032">
        <w:rPr>
          <w:rFonts w:ascii="宋体" w:eastAsia="宋体" w:hAnsi="宋体"/>
          <w:sz w:val="24"/>
          <w:szCs w:val="24"/>
        </w:rPr>
        <w:t>保证</w:t>
      </w:r>
      <w:r w:rsidR="00522638" w:rsidRPr="00821032">
        <w:rPr>
          <w:rFonts w:ascii="宋体" w:eastAsia="宋体" w:hAnsi="宋体" w:hint="eastAsia"/>
          <w:sz w:val="24"/>
          <w:szCs w:val="24"/>
        </w:rPr>
        <w:t>各方面的</w:t>
      </w:r>
      <w:r w:rsidR="003F2AD8" w:rsidRPr="00821032">
        <w:rPr>
          <w:rFonts w:ascii="宋体" w:eastAsia="宋体" w:hAnsi="宋体"/>
          <w:sz w:val="24"/>
          <w:szCs w:val="24"/>
        </w:rPr>
        <w:t>工作质量和</w:t>
      </w:r>
      <w:r w:rsidR="00522638" w:rsidRPr="00821032">
        <w:rPr>
          <w:rFonts w:ascii="宋体" w:eastAsia="宋体" w:hAnsi="宋体" w:hint="eastAsia"/>
          <w:sz w:val="24"/>
          <w:szCs w:val="24"/>
        </w:rPr>
        <w:t>今后</w:t>
      </w:r>
      <w:r w:rsidR="003F2AD8" w:rsidRPr="00821032">
        <w:rPr>
          <w:rFonts w:ascii="宋体" w:eastAsia="宋体" w:hAnsi="宋体"/>
          <w:sz w:val="24"/>
          <w:szCs w:val="24"/>
        </w:rPr>
        <w:t>各阶段开发的正确性，</w:t>
      </w:r>
      <w:r w:rsidR="00432FE7" w:rsidRPr="00821032">
        <w:rPr>
          <w:rFonts w:ascii="宋体" w:eastAsia="宋体" w:hAnsi="宋体" w:hint="eastAsia"/>
          <w:sz w:val="24"/>
          <w:szCs w:val="24"/>
        </w:rPr>
        <w:t>削减</w:t>
      </w:r>
      <w:r w:rsidR="003F2AD8" w:rsidRPr="00821032">
        <w:rPr>
          <w:rFonts w:ascii="宋体" w:eastAsia="宋体" w:hAnsi="宋体"/>
          <w:sz w:val="24"/>
          <w:szCs w:val="24"/>
        </w:rPr>
        <w:t>系统开发的盲目</w:t>
      </w:r>
      <w:r w:rsidR="004D13DA" w:rsidRPr="00821032">
        <w:rPr>
          <w:rFonts w:ascii="宋体" w:eastAsia="宋体" w:hAnsi="宋体" w:hint="eastAsia"/>
          <w:sz w:val="24"/>
          <w:szCs w:val="24"/>
        </w:rPr>
        <w:t>。</w:t>
      </w:r>
    </w:p>
    <w:p w14:paraId="34B6FF10" w14:textId="29B489CB" w:rsidR="00EC01BA" w:rsidRPr="00821032" w:rsidRDefault="00EC01BA" w:rsidP="00BC43D1">
      <w:pPr>
        <w:spacing w:beforeLines="50" w:before="156"/>
        <w:ind w:firstLine="420"/>
        <w:rPr>
          <w:rFonts w:ascii="宋体" w:eastAsia="宋体" w:hAnsi="宋体"/>
          <w:sz w:val="24"/>
          <w:szCs w:val="24"/>
        </w:rPr>
      </w:pPr>
      <w:r w:rsidRPr="00821032">
        <w:rPr>
          <w:rFonts w:ascii="宋体" w:eastAsia="宋体" w:hAnsi="宋体" w:hint="eastAsia"/>
          <w:sz w:val="24"/>
          <w:szCs w:val="24"/>
        </w:rPr>
        <w:t>（2）</w:t>
      </w:r>
      <w:del w:id="53" w:author="王同罕" w:date="2019-05-04T16:05:00Z">
        <w:r w:rsidRPr="00821032" w:rsidDel="00263FC6">
          <w:rPr>
            <w:rFonts w:ascii="宋体" w:eastAsia="宋体" w:hAnsi="宋体" w:hint="eastAsia"/>
            <w:sz w:val="24"/>
            <w:szCs w:val="24"/>
          </w:rPr>
          <w:delText>、</w:delText>
        </w:r>
      </w:del>
      <w:r w:rsidRPr="00821032">
        <w:rPr>
          <w:rFonts w:ascii="宋体" w:eastAsia="宋体" w:hAnsi="宋体"/>
          <w:sz w:val="24"/>
          <w:szCs w:val="24"/>
        </w:rPr>
        <w:t>调查研究及可行性</w:t>
      </w:r>
      <w:del w:id="54" w:author="王同罕" w:date="2019-05-04T16:05:00Z">
        <w:r w:rsidRPr="00821032" w:rsidDel="00263FC6">
          <w:rPr>
            <w:rFonts w:ascii="宋体" w:eastAsia="宋体" w:hAnsi="宋体"/>
            <w:sz w:val="24"/>
            <w:szCs w:val="24"/>
          </w:rPr>
          <w:delText>研究</w:delText>
        </w:r>
      </w:del>
      <w:ins w:id="55" w:author="王同罕" w:date="2019-05-04T16:05:00Z">
        <w:r w:rsidR="00263FC6">
          <w:rPr>
            <w:rFonts w:ascii="宋体" w:eastAsia="宋体" w:hAnsi="宋体"/>
            <w:sz w:val="24"/>
            <w:szCs w:val="24"/>
          </w:rPr>
          <w:t>分析</w:t>
        </w:r>
      </w:ins>
      <w:r w:rsidRPr="00821032">
        <w:rPr>
          <w:rFonts w:ascii="宋体" w:eastAsia="宋体" w:hAnsi="宋体"/>
          <w:sz w:val="24"/>
          <w:szCs w:val="24"/>
        </w:rPr>
        <w:t>阶段</w:t>
      </w:r>
      <w:r w:rsidR="004D13DA" w:rsidRPr="00821032">
        <w:rPr>
          <w:rFonts w:ascii="宋体" w:eastAsia="宋体" w:hAnsi="宋体" w:hint="eastAsia"/>
          <w:sz w:val="24"/>
          <w:szCs w:val="24"/>
        </w:rPr>
        <w:t>：</w:t>
      </w:r>
    </w:p>
    <w:p w14:paraId="6B63D516" w14:textId="77777777" w:rsidR="00BC43D1" w:rsidRPr="00821032" w:rsidRDefault="00EC01BA">
      <w:pPr>
        <w:spacing w:beforeLines="50" w:before="156" w:line="300" w:lineRule="auto"/>
        <w:ind w:firstLineChars="200" w:firstLine="480"/>
        <w:rPr>
          <w:rFonts w:ascii="宋体" w:eastAsia="宋体" w:hAnsi="宋体"/>
          <w:sz w:val="24"/>
          <w:szCs w:val="24"/>
        </w:rPr>
        <w:pPrChange w:id="56" w:author="王同罕" w:date="2019-05-04T16:04:00Z">
          <w:pPr>
            <w:spacing w:beforeLines="50" w:before="156"/>
            <w:ind w:firstLine="420"/>
          </w:pPr>
        </w:pPrChange>
      </w:pPr>
      <w:r w:rsidRPr="00821032">
        <w:rPr>
          <w:rFonts w:ascii="宋体" w:eastAsia="宋体" w:hAnsi="宋体"/>
          <w:sz w:val="24"/>
          <w:szCs w:val="24"/>
        </w:rPr>
        <w:t>浏览当前大部分的社区网站</w:t>
      </w:r>
      <w:r w:rsidRPr="00821032">
        <w:rPr>
          <w:rFonts w:ascii="宋体" w:eastAsia="宋体" w:hAnsi="宋体" w:hint="eastAsia"/>
          <w:sz w:val="24"/>
          <w:szCs w:val="24"/>
        </w:rPr>
        <w:t>，</w:t>
      </w:r>
      <w:r w:rsidR="0024637B" w:rsidRPr="00821032">
        <w:rPr>
          <w:rFonts w:ascii="宋体" w:eastAsia="宋体" w:hAnsi="宋体"/>
          <w:sz w:val="24"/>
          <w:szCs w:val="24"/>
        </w:rPr>
        <w:t>将体验结果数据统计</w:t>
      </w:r>
      <w:r w:rsidR="0024637B" w:rsidRPr="00821032">
        <w:rPr>
          <w:rFonts w:ascii="宋体" w:eastAsia="宋体" w:hAnsi="宋体" w:hint="eastAsia"/>
          <w:sz w:val="24"/>
          <w:szCs w:val="24"/>
        </w:rPr>
        <w:t>，</w:t>
      </w:r>
      <w:r w:rsidR="0024637B" w:rsidRPr="00821032">
        <w:rPr>
          <w:rFonts w:ascii="宋体" w:eastAsia="宋体" w:hAnsi="宋体"/>
          <w:sz w:val="24"/>
          <w:szCs w:val="24"/>
        </w:rPr>
        <w:t>进行系统性的分析</w:t>
      </w:r>
      <w:r w:rsidR="0024637B" w:rsidRPr="00821032">
        <w:rPr>
          <w:rFonts w:ascii="宋体" w:eastAsia="宋体" w:hAnsi="宋体" w:hint="eastAsia"/>
          <w:sz w:val="24"/>
          <w:szCs w:val="24"/>
        </w:rPr>
        <w:t>；</w:t>
      </w:r>
      <w:r w:rsidR="00432FE7" w:rsidRPr="00821032">
        <w:rPr>
          <w:rFonts w:ascii="宋体" w:eastAsia="宋体" w:hAnsi="宋体" w:hint="eastAsia"/>
          <w:sz w:val="24"/>
          <w:szCs w:val="24"/>
        </w:rPr>
        <w:t>去样本选中的</w:t>
      </w:r>
      <w:r w:rsidRPr="00821032">
        <w:rPr>
          <w:rFonts w:ascii="宋体" w:eastAsia="宋体" w:hAnsi="宋体"/>
          <w:sz w:val="24"/>
          <w:szCs w:val="24"/>
        </w:rPr>
        <w:t>小区进行调研</w:t>
      </w:r>
      <w:r w:rsidRPr="00821032">
        <w:rPr>
          <w:rFonts w:ascii="宋体" w:eastAsia="宋体" w:hAnsi="宋体" w:hint="eastAsia"/>
          <w:sz w:val="24"/>
          <w:szCs w:val="24"/>
        </w:rPr>
        <w:t>，</w:t>
      </w:r>
      <w:r w:rsidRPr="00821032">
        <w:rPr>
          <w:rFonts w:ascii="宋体" w:eastAsia="宋体" w:hAnsi="宋体"/>
          <w:sz w:val="24"/>
          <w:szCs w:val="24"/>
        </w:rPr>
        <w:t>采集人群</w:t>
      </w:r>
      <w:r w:rsidR="00DA5804" w:rsidRPr="00821032">
        <w:rPr>
          <w:rFonts w:ascii="宋体" w:eastAsia="宋体" w:hAnsi="宋体" w:hint="eastAsia"/>
          <w:sz w:val="24"/>
          <w:szCs w:val="24"/>
        </w:rPr>
        <w:t>对</w:t>
      </w:r>
      <w:r w:rsidR="00DA5804" w:rsidRPr="00821032">
        <w:rPr>
          <w:rFonts w:ascii="宋体" w:eastAsia="宋体" w:hAnsi="宋体"/>
          <w:sz w:val="24"/>
          <w:szCs w:val="24"/>
        </w:rPr>
        <w:t>简易社区网站的</w:t>
      </w:r>
      <w:r w:rsidRPr="00821032">
        <w:rPr>
          <w:rFonts w:ascii="宋体" w:eastAsia="宋体" w:hAnsi="宋体"/>
          <w:sz w:val="24"/>
          <w:szCs w:val="24"/>
        </w:rPr>
        <w:t>需求</w:t>
      </w:r>
      <w:r w:rsidRPr="00821032">
        <w:rPr>
          <w:rFonts w:ascii="宋体" w:eastAsia="宋体" w:hAnsi="宋体" w:hint="eastAsia"/>
          <w:sz w:val="24"/>
          <w:szCs w:val="24"/>
        </w:rPr>
        <w:t>；</w:t>
      </w:r>
      <w:r w:rsidR="0024637B" w:rsidRPr="00821032">
        <w:rPr>
          <w:rFonts w:ascii="宋体" w:eastAsia="宋体" w:hAnsi="宋体" w:hint="eastAsia"/>
          <w:sz w:val="24"/>
          <w:szCs w:val="24"/>
        </w:rPr>
        <w:t>综上两点，达到保留适应当</w:t>
      </w:r>
      <w:r w:rsidR="0024637B" w:rsidRPr="00821032">
        <w:rPr>
          <w:rFonts w:ascii="宋体" w:eastAsia="宋体" w:hAnsi="宋体" w:hint="eastAsia"/>
          <w:sz w:val="24"/>
          <w:szCs w:val="24"/>
        </w:rPr>
        <w:lastRenderedPageBreak/>
        <w:t>前形式的需求，并加入新的需求。</w:t>
      </w:r>
    </w:p>
    <w:p w14:paraId="6FF2A9BF" w14:textId="77777777" w:rsidR="0024637B" w:rsidRPr="00821032" w:rsidRDefault="0024637B" w:rsidP="00BC43D1">
      <w:pPr>
        <w:spacing w:beforeLines="50" w:before="156"/>
        <w:ind w:firstLine="420"/>
        <w:rPr>
          <w:rFonts w:ascii="宋体" w:eastAsia="宋体" w:hAnsi="宋体"/>
          <w:sz w:val="24"/>
          <w:szCs w:val="24"/>
        </w:rPr>
      </w:pPr>
      <w:r w:rsidRPr="00821032">
        <w:rPr>
          <w:rFonts w:ascii="宋体" w:eastAsia="宋体" w:hAnsi="宋体" w:hint="eastAsia"/>
          <w:sz w:val="24"/>
          <w:szCs w:val="24"/>
        </w:rPr>
        <w:t>（3）</w:t>
      </w:r>
      <w:del w:id="57" w:author="王同罕" w:date="2019-05-04T16:05:00Z">
        <w:r w:rsidRPr="00821032" w:rsidDel="00263FC6">
          <w:rPr>
            <w:rFonts w:ascii="宋体" w:eastAsia="宋体" w:hAnsi="宋体" w:hint="eastAsia"/>
            <w:sz w:val="24"/>
            <w:szCs w:val="24"/>
          </w:rPr>
          <w:delText>、</w:delText>
        </w:r>
      </w:del>
      <w:r w:rsidRPr="00821032">
        <w:rPr>
          <w:rFonts w:ascii="宋体" w:eastAsia="宋体" w:hAnsi="宋体"/>
          <w:sz w:val="24"/>
          <w:szCs w:val="24"/>
        </w:rPr>
        <w:t>系统分析阶段</w:t>
      </w:r>
      <w:r w:rsidR="004D13DA" w:rsidRPr="00821032">
        <w:rPr>
          <w:rFonts w:ascii="宋体" w:eastAsia="宋体" w:hAnsi="宋体" w:hint="eastAsia"/>
          <w:sz w:val="24"/>
          <w:szCs w:val="24"/>
        </w:rPr>
        <w:t>：</w:t>
      </w:r>
    </w:p>
    <w:p w14:paraId="4B66EEDC" w14:textId="77777777" w:rsidR="00BC43D1" w:rsidRPr="00821032" w:rsidRDefault="004F4EFE">
      <w:pPr>
        <w:spacing w:beforeLines="50" w:before="156" w:line="300" w:lineRule="auto"/>
        <w:ind w:firstLineChars="200" w:firstLine="480"/>
        <w:rPr>
          <w:rFonts w:ascii="宋体" w:eastAsia="宋体" w:hAnsi="宋体"/>
          <w:sz w:val="24"/>
          <w:szCs w:val="24"/>
        </w:rPr>
        <w:pPrChange w:id="58" w:author="王同罕" w:date="2019-05-04T16:05:00Z">
          <w:pPr>
            <w:spacing w:beforeLines="50" w:before="156"/>
            <w:ind w:firstLine="420"/>
          </w:pPr>
        </w:pPrChange>
      </w:pPr>
      <w:r w:rsidRPr="00821032">
        <w:rPr>
          <w:rFonts w:ascii="宋体" w:eastAsia="宋体" w:hAnsi="宋体"/>
          <w:sz w:val="24"/>
          <w:szCs w:val="24"/>
        </w:rPr>
        <w:t>将需求整理成功能文档</w:t>
      </w:r>
      <w:r w:rsidRPr="00821032">
        <w:rPr>
          <w:rFonts w:ascii="宋体" w:eastAsia="宋体" w:hAnsi="宋体" w:hint="eastAsia"/>
          <w:sz w:val="24"/>
          <w:szCs w:val="24"/>
        </w:rPr>
        <w:t>，</w:t>
      </w:r>
      <w:r w:rsidRPr="00821032">
        <w:rPr>
          <w:rFonts w:ascii="宋体" w:eastAsia="宋体" w:hAnsi="宋体"/>
          <w:sz w:val="24"/>
          <w:szCs w:val="24"/>
        </w:rPr>
        <w:t>理清业务与数据流程的思路</w:t>
      </w:r>
      <w:r w:rsidRPr="00821032">
        <w:rPr>
          <w:rFonts w:ascii="宋体" w:eastAsia="宋体" w:hAnsi="宋体" w:hint="eastAsia"/>
          <w:sz w:val="24"/>
          <w:szCs w:val="24"/>
        </w:rPr>
        <w:t>，</w:t>
      </w:r>
      <w:r w:rsidRPr="00821032">
        <w:rPr>
          <w:rFonts w:ascii="宋体" w:eastAsia="宋体" w:hAnsi="宋体"/>
          <w:sz w:val="24"/>
          <w:szCs w:val="24"/>
        </w:rPr>
        <w:t>将公用的流程提取出来</w:t>
      </w:r>
      <w:r w:rsidRPr="00821032">
        <w:rPr>
          <w:rFonts w:ascii="宋体" w:eastAsia="宋体" w:hAnsi="宋体" w:hint="eastAsia"/>
          <w:sz w:val="24"/>
          <w:szCs w:val="24"/>
        </w:rPr>
        <w:t>，确定好最终的总体项目设计方案。</w:t>
      </w:r>
    </w:p>
    <w:p w14:paraId="46E64C1B" w14:textId="77777777" w:rsidR="004F4EFE" w:rsidRPr="00821032" w:rsidRDefault="004F4EFE" w:rsidP="00BC43D1">
      <w:pPr>
        <w:spacing w:beforeLines="50" w:before="156"/>
        <w:ind w:firstLine="420"/>
        <w:rPr>
          <w:rFonts w:ascii="宋体" w:eastAsia="宋体" w:hAnsi="宋体"/>
          <w:sz w:val="24"/>
          <w:szCs w:val="24"/>
        </w:rPr>
      </w:pPr>
      <w:r w:rsidRPr="00821032">
        <w:rPr>
          <w:rFonts w:ascii="宋体" w:eastAsia="宋体" w:hAnsi="宋体" w:hint="eastAsia"/>
          <w:sz w:val="24"/>
          <w:szCs w:val="24"/>
        </w:rPr>
        <w:t>（4）</w:t>
      </w:r>
      <w:del w:id="59" w:author="王同罕" w:date="2019-05-04T16:05:00Z">
        <w:r w:rsidRPr="00821032" w:rsidDel="00263FC6">
          <w:rPr>
            <w:rFonts w:ascii="宋体" w:eastAsia="宋体" w:hAnsi="宋体" w:hint="eastAsia"/>
            <w:sz w:val="24"/>
            <w:szCs w:val="24"/>
          </w:rPr>
          <w:delText>、</w:delText>
        </w:r>
      </w:del>
      <w:r w:rsidRPr="00821032">
        <w:rPr>
          <w:rFonts w:ascii="宋体" w:eastAsia="宋体" w:hAnsi="宋体"/>
          <w:sz w:val="24"/>
          <w:szCs w:val="24"/>
        </w:rPr>
        <w:t>系统设计阶段</w:t>
      </w:r>
      <w:r w:rsidR="004D13DA" w:rsidRPr="00821032">
        <w:rPr>
          <w:rFonts w:ascii="宋体" w:eastAsia="宋体" w:hAnsi="宋体" w:hint="eastAsia"/>
          <w:sz w:val="24"/>
          <w:szCs w:val="24"/>
        </w:rPr>
        <w:t>：</w:t>
      </w:r>
    </w:p>
    <w:p w14:paraId="0C028E04" w14:textId="77777777" w:rsidR="004F4EFE" w:rsidRPr="00821032" w:rsidRDefault="004F4EFE">
      <w:pPr>
        <w:spacing w:beforeLines="50" w:before="156" w:line="300" w:lineRule="auto"/>
        <w:ind w:firstLineChars="200" w:firstLine="480"/>
        <w:rPr>
          <w:rFonts w:ascii="宋体" w:eastAsia="宋体" w:hAnsi="宋体"/>
          <w:sz w:val="24"/>
          <w:szCs w:val="24"/>
        </w:rPr>
        <w:pPrChange w:id="60" w:author="王同罕" w:date="2019-05-04T16:05:00Z">
          <w:pPr>
            <w:spacing w:beforeLines="50" w:before="156"/>
            <w:ind w:firstLine="420"/>
          </w:pPr>
        </w:pPrChange>
      </w:pPr>
      <w:r w:rsidRPr="00821032">
        <w:rPr>
          <w:rFonts w:ascii="宋体" w:eastAsia="宋体" w:hAnsi="宋体"/>
          <w:sz w:val="24"/>
          <w:szCs w:val="24"/>
        </w:rPr>
        <w:t>将最终的设计方案进行</w:t>
      </w:r>
      <w:r w:rsidR="00DA5804" w:rsidRPr="00821032">
        <w:rPr>
          <w:rFonts w:ascii="宋体" w:eastAsia="宋体" w:hAnsi="宋体"/>
          <w:sz w:val="24"/>
          <w:szCs w:val="24"/>
        </w:rPr>
        <w:t>按层次</w:t>
      </w:r>
      <w:r w:rsidR="00DA5804" w:rsidRPr="00821032">
        <w:rPr>
          <w:rFonts w:ascii="宋体" w:eastAsia="宋体" w:hAnsi="宋体" w:hint="eastAsia"/>
          <w:sz w:val="24"/>
          <w:szCs w:val="24"/>
        </w:rPr>
        <w:t>、</w:t>
      </w:r>
      <w:r w:rsidR="00DA5804" w:rsidRPr="00821032">
        <w:rPr>
          <w:rFonts w:ascii="宋体" w:eastAsia="宋体" w:hAnsi="宋体"/>
          <w:sz w:val="24"/>
          <w:szCs w:val="24"/>
        </w:rPr>
        <w:t>阶级</w:t>
      </w:r>
      <w:r w:rsidR="00DA5804" w:rsidRPr="00821032">
        <w:rPr>
          <w:rFonts w:ascii="宋体" w:eastAsia="宋体" w:hAnsi="宋体" w:hint="eastAsia"/>
          <w:sz w:val="24"/>
          <w:szCs w:val="24"/>
        </w:rPr>
        <w:t>、</w:t>
      </w:r>
      <w:r w:rsidR="00DA5804" w:rsidRPr="00821032">
        <w:rPr>
          <w:rFonts w:ascii="宋体" w:eastAsia="宋体" w:hAnsi="宋体"/>
          <w:sz w:val="24"/>
          <w:szCs w:val="24"/>
        </w:rPr>
        <w:t>权限等进行功能的划分</w:t>
      </w:r>
      <w:r w:rsidR="00DA5804" w:rsidRPr="00821032">
        <w:rPr>
          <w:rFonts w:ascii="宋体" w:eastAsia="宋体" w:hAnsi="宋体" w:hint="eastAsia"/>
          <w:sz w:val="24"/>
          <w:szCs w:val="24"/>
        </w:rPr>
        <w:t>，将公用的功能额外的提取</w:t>
      </w:r>
      <w:r w:rsidRPr="00821032">
        <w:rPr>
          <w:rFonts w:ascii="宋体" w:eastAsia="宋体" w:hAnsi="宋体" w:hint="eastAsia"/>
          <w:sz w:val="24"/>
          <w:szCs w:val="24"/>
        </w:rPr>
        <w:t>；对每个功能进行详细设计，</w:t>
      </w:r>
      <w:r w:rsidR="00721B35" w:rsidRPr="00821032">
        <w:rPr>
          <w:rFonts w:ascii="宋体" w:eastAsia="宋体" w:hAnsi="宋体" w:hint="eastAsia"/>
          <w:sz w:val="24"/>
          <w:szCs w:val="24"/>
        </w:rPr>
        <w:t>数据库设计时，确定好数据字典，表字段名称以及含义，确认程序编码，选定开发工具，选择适用当前社区界面</w:t>
      </w:r>
      <w:r w:rsidR="00B125B9" w:rsidRPr="00821032">
        <w:rPr>
          <w:rFonts w:ascii="宋体" w:eastAsia="宋体" w:hAnsi="宋体" w:hint="eastAsia"/>
          <w:sz w:val="24"/>
          <w:szCs w:val="24"/>
        </w:rPr>
        <w:t>显示</w:t>
      </w:r>
      <w:r w:rsidR="00721B35" w:rsidRPr="00821032">
        <w:rPr>
          <w:rFonts w:ascii="宋体" w:eastAsia="宋体" w:hAnsi="宋体" w:hint="eastAsia"/>
          <w:sz w:val="24"/>
          <w:szCs w:val="24"/>
        </w:rPr>
        <w:t>的框架</w:t>
      </w:r>
      <w:r w:rsidR="00DA5804" w:rsidRPr="00821032">
        <w:rPr>
          <w:rFonts w:ascii="宋体" w:eastAsia="宋体" w:hAnsi="宋体" w:hint="eastAsia"/>
          <w:sz w:val="24"/>
          <w:szCs w:val="24"/>
        </w:rPr>
        <w:t>，</w:t>
      </w:r>
      <w:r w:rsidR="00721B35" w:rsidRPr="00821032">
        <w:rPr>
          <w:rFonts w:ascii="宋体" w:eastAsia="宋体" w:hAnsi="宋体" w:hint="eastAsia"/>
          <w:sz w:val="24"/>
          <w:szCs w:val="24"/>
        </w:rPr>
        <w:t>为一下</w:t>
      </w:r>
      <w:r w:rsidR="00DA5804" w:rsidRPr="00821032">
        <w:rPr>
          <w:rFonts w:ascii="宋体" w:eastAsia="宋体" w:hAnsi="宋体" w:hint="eastAsia"/>
          <w:sz w:val="24"/>
          <w:szCs w:val="24"/>
        </w:rPr>
        <w:t>开发</w:t>
      </w:r>
      <w:r w:rsidR="00721B35" w:rsidRPr="00821032">
        <w:rPr>
          <w:rFonts w:ascii="宋体" w:eastAsia="宋体" w:hAnsi="宋体" w:hint="eastAsia"/>
          <w:sz w:val="24"/>
          <w:szCs w:val="24"/>
        </w:rPr>
        <w:t>阶段</w:t>
      </w:r>
      <w:r w:rsidR="00DA5804" w:rsidRPr="00821032">
        <w:rPr>
          <w:rFonts w:ascii="宋体" w:eastAsia="宋体" w:hAnsi="宋体" w:hint="eastAsia"/>
          <w:sz w:val="24"/>
          <w:szCs w:val="24"/>
        </w:rPr>
        <w:t>以及</w:t>
      </w:r>
      <w:r w:rsidR="00721B35" w:rsidRPr="00821032">
        <w:rPr>
          <w:rFonts w:ascii="宋体" w:eastAsia="宋体" w:hAnsi="宋体" w:hint="eastAsia"/>
          <w:sz w:val="24"/>
          <w:szCs w:val="24"/>
        </w:rPr>
        <w:t>实施</w:t>
      </w:r>
      <w:r w:rsidR="00DA5804" w:rsidRPr="00821032">
        <w:rPr>
          <w:rFonts w:ascii="宋体" w:eastAsia="宋体" w:hAnsi="宋体" w:hint="eastAsia"/>
          <w:sz w:val="24"/>
          <w:szCs w:val="24"/>
        </w:rPr>
        <w:t>阶段</w:t>
      </w:r>
      <w:r w:rsidR="00721B35" w:rsidRPr="00821032">
        <w:rPr>
          <w:rFonts w:ascii="宋体" w:eastAsia="宋体" w:hAnsi="宋体" w:hint="eastAsia"/>
          <w:sz w:val="24"/>
          <w:szCs w:val="24"/>
        </w:rPr>
        <w:t>做好准备。</w:t>
      </w:r>
    </w:p>
    <w:p w14:paraId="590ED9A3" w14:textId="77777777" w:rsidR="00721B35" w:rsidRPr="00821032" w:rsidRDefault="00721B35" w:rsidP="00024DD0">
      <w:pPr>
        <w:spacing w:beforeLines="50" w:before="156"/>
        <w:ind w:firstLine="420"/>
        <w:rPr>
          <w:rFonts w:ascii="宋体" w:eastAsia="宋体" w:hAnsi="宋体"/>
          <w:sz w:val="24"/>
          <w:szCs w:val="24"/>
        </w:rPr>
      </w:pPr>
      <w:r w:rsidRPr="00821032">
        <w:rPr>
          <w:rFonts w:ascii="宋体" w:eastAsia="宋体" w:hAnsi="宋体" w:hint="eastAsia"/>
          <w:sz w:val="24"/>
          <w:szCs w:val="24"/>
        </w:rPr>
        <w:t>（5）</w:t>
      </w:r>
      <w:del w:id="61" w:author="王同罕" w:date="2019-05-04T16:05:00Z">
        <w:r w:rsidRPr="00821032" w:rsidDel="00263FC6">
          <w:rPr>
            <w:rFonts w:ascii="宋体" w:eastAsia="宋体" w:hAnsi="宋体" w:hint="eastAsia"/>
            <w:sz w:val="24"/>
            <w:szCs w:val="24"/>
          </w:rPr>
          <w:delText>、</w:delText>
        </w:r>
      </w:del>
      <w:r w:rsidRPr="00821032">
        <w:rPr>
          <w:rFonts w:ascii="宋体" w:eastAsia="宋体" w:hAnsi="宋体"/>
          <w:sz w:val="24"/>
          <w:szCs w:val="24"/>
        </w:rPr>
        <w:t>系统实施阶段</w:t>
      </w:r>
      <w:r w:rsidR="004D13DA" w:rsidRPr="00821032">
        <w:rPr>
          <w:rFonts w:ascii="宋体" w:eastAsia="宋体" w:hAnsi="宋体" w:hint="eastAsia"/>
          <w:sz w:val="24"/>
          <w:szCs w:val="24"/>
        </w:rPr>
        <w:t>：</w:t>
      </w:r>
    </w:p>
    <w:p w14:paraId="29C0262C" w14:textId="77777777" w:rsidR="00721B35" w:rsidRPr="00821032" w:rsidRDefault="00721B35">
      <w:pPr>
        <w:spacing w:beforeLines="50" w:before="156" w:line="300" w:lineRule="auto"/>
        <w:ind w:firstLineChars="200" w:firstLine="480"/>
        <w:rPr>
          <w:rFonts w:ascii="宋体" w:eastAsia="宋体" w:hAnsi="宋体"/>
          <w:sz w:val="24"/>
          <w:szCs w:val="24"/>
        </w:rPr>
        <w:pPrChange w:id="62" w:author="王同罕" w:date="2019-05-04T16:05:00Z">
          <w:pPr>
            <w:spacing w:beforeLines="50" w:before="156"/>
            <w:ind w:firstLine="420"/>
          </w:pPr>
        </w:pPrChange>
      </w:pPr>
      <w:r w:rsidRPr="00821032">
        <w:rPr>
          <w:rFonts w:ascii="宋体" w:eastAsia="宋体" w:hAnsi="宋体"/>
          <w:sz w:val="24"/>
          <w:szCs w:val="24"/>
        </w:rPr>
        <w:t>确定实施计划和方案</w:t>
      </w:r>
      <w:r w:rsidRPr="00821032">
        <w:rPr>
          <w:rFonts w:ascii="宋体" w:eastAsia="宋体" w:hAnsi="宋体" w:hint="eastAsia"/>
          <w:sz w:val="24"/>
          <w:szCs w:val="24"/>
        </w:rPr>
        <w:t>，</w:t>
      </w:r>
      <w:r w:rsidRPr="00821032">
        <w:rPr>
          <w:rFonts w:ascii="宋体" w:eastAsia="宋体" w:hAnsi="宋体"/>
          <w:sz w:val="24"/>
          <w:szCs w:val="24"/>
        </w:rPr>
        <w:t>录入测试数据</w:t>
      </w:r>
      <w:r w:rsidRPr="00821032">
        <w:rPr>
          <w:rFonts w:ascii="宋体" w:eastAsia="宋体" w:hAnsi="宋体" w:hint="eastAsia"/>
          <w:sz w:val="24"/>
          <w:szCs w:val="24"/>
        </w:rPr>
        <w:t>，</w:t>
      </w:r>
      <w:r w:rsidRPr="00821032">
        <w:rPr>
          <w:rFonts w:ascii="宋体" w:eastAsia="宋体" w:hAnsi="宋体"/>
          <w:sz w:val="24"/>
          <w:szCs w:val="24"/>
        </w:rPr>
        <w:t>对系统各个模块进行调试</w:t>
      </w:r>
      <w:r w:rsidRPr="00821032">
        <w:rPr>
          <w:rFonts w:ascii="宋体" w:eastAsia="宋体" w:hAnsi="宋体" w:hint="eastAsia"/>
          <w:sz w:val="24"/>
          <w:szCs w:val="24"/>
        </w:rPr>
        <w:t>，对主要模块进行抗压测试，</w:t>
      </w:r>
      <w:r w:rsidR="009C2B2B" w:rsidRPr="00821032">
        <w:rPr>
          <w:rFonts w:ascii="宋体" w:eastAsia="宋体" w:hAnsi="宋体" w:hint="eastAsia"/>
          <w:sz w:val="24"/>
          <w:szCs w:val="24"/>
        </w:rPr>
        <w:t>遇见问题应立即修复，测试完毕后，应</w:t>
      </w:r>
      <w:r w:rsidRPr="00821032">
        <w:rPr>
          <w:rFonts w:ascii="宋体" w:eastAsia="宋体" w:hAnsi="宋体"/>
          <w:sz w:val="24"/>
          <w:szCs w:val="24"/>
        </w:rPr>
        <w:t>编写程序使用说明书</w:t>
      </w:r>
      <w:r w:rsidRPr="00821032">
        <w:rPr>
          <w:rFonts w:ascii="宋体" w:eastAsia="宋体" w:hAnsi="宋体" w:hint="eastAsia"/>
          <w:sz w:val="24"/>
          <w:szCs w:val="24"/>
        </w:rPr>
        <w:t>。</w:t>
      </w:r>
    </w:p>
    <w:p w14:paraId="4B85254C" w14:textId="77777777" w:rsidR="00721B35" w:rsidRDefault="001B00D8" w:rsidP="001B00D8">
      <w:pPr>
        <w:pStyle w:val="3"/>
      </w:pPr>
      <w:bookmarkStart w:id="63" w:name="_Toc7028447"/>
      <w:r>
        <w:t xml:space="preserve">1.3.2  </w:t>
      </w:r>
      <w:r>
        <w:t>技术</w:t>
      </w:r>
      <w:r w:rsidR="00014403">
        <w:rPr>
          <w:rFonts w:hint="eastAsia"/>
        </w:rPr>
        <w:t>简介</w:t>
      </w:r>
      <w:bookmarkEnd w:id="63"/>
    </w:p>
    <w:p w14:paraId="4DF4C11B" w14:textId="7A60C98D" w:rsidR="00E13C92" w:rsidRPr="00821032" w:rsidRDefault="001B00D8">
      <w:pPr>
        <w:spacing w:beforeLines="50" w:before="156" w:line="300" w:lineRule="auto"/>
        <w:ind w:firstLineChars="200" w:firstLine="420"/>
        <w:rPr>
          <w:rFonts w:ascii="宋体" w:eastAsia="宋体" w:hAnsi="宋体"/>
          <w:sz w:val="24"/>
          <w:szCs w:val="24"/>
        </w:rPr>
        <w:pPrChange w:id="64" w:author="王同罕" w:date="2019-05-04T16:06:00Z">
          <w:pPr/>
        </w:pPrChange>
      </w:pPr>
      <w:r>
        <w:tab/>
      </w:r>
      <w:r w:rsidRPr="00821032">
        <w:rPr>
          <w:rFonts w:ascii="宋体" w:eastAsia="宋体" w:hAnsi="宋体"/>
          <w:sz w:val="24"/>
          <w:szCs w:val="24"/>
        </w:rPr>
        <w:t>简易社区</w:t>
      </w:r>
      <w:commentRangeStart w:id="65"/>
      <w:r w:rsidRPr="00821032">
        <w:rPr>
          <w:rFonts w:ascii="宋体" w:eastAsia="宋体" w:hAnsi="宋体"/>
          <w:sz w:val="24"/>
          <w:szCs w:val="24"/>
        </w:rPr>
        <w:t>网站</w:t>
      </w:r>
      <w:r w:rsidR="00AD4A3A" w:rsidRPr="00F24F96">
        <w:rPr>
          <w:rFonts w:ascii="宋体" w:eastAsia="宋体" w:hAnsi="宋体" w:hint="eastAsia"/>
          <w:sz w:val="24"/>
          <w:szCs w:val="24"/>
          <w:vertAlign w:val="superscript"/>
        </w:rPr>
        <w:t>[</w:t>
      </w:r>
      <w:r w:rsidR="00AD4A3A" w:rsidRPr="00F24F96">
        <w:rPr>
          <w:rFonts w:ascii="宋体" w:eastAsia="宋体" w:hAnsi="宋体"/>
          <w:sz w:val="24"/>
          <w:szCs w:val="24"/>
          <w:vertAlign w:val="superscript"/>
        </w:rPr>
        <w:t>10]</w:t>
      </w:r>
      <w:commentRangeEnd w:id="65"/>
      <w:r w:rsidR="00F24F96">
        <w:rPr>
          <w:rStyle w:val="ae"/>
        </w:rPr>
        <w:commentReference w:id="65"/>
      </w:r>
      <w:r w:rsidRPr="00821032">
        <w:rPr>
          <w:rFonts w:ascii="宋体" w:eastAsia="宋体" w:hAnsi="宋体" w:hint="eastAsia"/>
          <w:sz w:val="24"/>
          <w:szCs w:val="24"/>
        </w:rPr>
        <w:t>用</w:t>
      </w:r>
      <w:r w:rsidRPr="00821032">
        <w:rPr>
          <w:rFonts w:ascii="宋体" w:eastAsia="宋体" w:hAnsi="宋体"/>
          <w:sz w:val="24"/>
          <w:szCs w:val="24"/>
        </w:rPr>
        <w:t>Java作为开发语言</w:t>
      </w:r>
      <w:r w:rsidRPr="00821032">
        <w:rPr>
          <w:rFonts w:ascii="宋体" w:eastAsia="宋体" w:hAnsi="宋体" w:hint="eastAsia"/>
          <w:sz w:val="24"/>
          <w:szCs w:val="24"/>
        </w:rPr>
        <w:t>，</w:t>
      </w:r>
      <w:r w:rsidRPr="00821032">
        <w:rPr>
          <w:rFonts w:ascii="宋体" w:eastAsia="宋体" w:hAnsi="宋体"/>
          <w:sz w:val="24"/>
          <w:szCs w:val="24"/>
        </w:rPr>
        <w:t>采用</w:t>
      </w:r>
      <w:r w:rsidRPr="00821032">
        <w:rPr>
          <w:rFonts w:ascii="宋体" w:eastAsia="宋体" w:hAnsi="宋体" w:hint="eastAsia"/>
          <w:sz w:val="24"/>
          <w:szCs w:val="24"/>
        </w:rPr>
        <w:t>M</w:t>
      </w:r>
      <w:r w:rsidRPr="00821032">
        <w:rPr>
          <w:rFonts w:ascii="宋体" w:eastAsia="宋体" w:hAnsi="宋体"/>
          <w:sz w:val="24"/>
          <w:szCs w:val="24"/>
        </w:rPr>
        <w:t>VC设计模式以及较为成熟的SpringMVC</w:t>
      </w:r>
      <w:r w:rsidRPr="00821032">
        <w:rPr>
          <w:rFonts w:ascii="宋体" w:eastAsia="宋体" w:hAnsi="宋体" w:hint="eastAsia"/>
          <w:sz w:val="24"/>
          <w:szCs w:val="24"/>
        </w:rPr>
        <w:t>，</w:t>
      </w:r>
      <w:r w:rsidRPr="00821032">
        <w:rPr>
          <w:rFonts w:ascii="宋体" w:eastAsia="宋体" w:hAnsi="宋体"/>
          <w:sz w:val="24"/>
          <w:szCs w:val="24"/>
        </w:rPr>
        <w:t>Mybatis</w:t>
      </w:r>
      <w:r w:rsidRPr="00821032">
        <w:rPr>
          <w:rFonts w:ascii="宋体" w:eastAsia="宋体" w:hAnsi="宋体" w:hint="eastAsia"/>
          <w:sz w:val="24"/>
          <w:szCs w:val="24"/>
        </w:rPr>
        <w:t>、Sp</w:t>
      </w:r>
      <w:r w:rsidRPr="00821032">
        <w:rPr>
          <w:rFonts w:ascii="宋体" w:eastAsia="宋体" w:hAnsi="宋体"/>
          <w:sz w:val="24"/>
          <w:szCs w:val="24"/>
        </w:rPr>
        <w:t>ring框架</w:t>
      </w:r>
      <w:r w:rsidRPr="00821032">
        <w:rPr>
          <w:rFonts w:ascii="宋体" w:eastAsia="宋体" w:hAnsi="宋体" w:hint="eastAsia"/>
          <w:sz w:val="24"/>
          <w:szCs w:val="24"/>
        </w:rPr>
        <w:t>进行开发，</w:t>
      </w:r>
      <w:r w:rsidRPr="00821032">
        <w:rPr>
          <w:rFonts w:ascii="宋体" w:eastAsia="宋体" w:hAnsi="宋体"/>
          <w:sz w:val="24"/>
          <w:szCs w:val="24"/>
        </w:rPr>
        <w:t>使用</w:t>
      </w:r>
      <w:del w:id="66" w:author="王同罕" w:date="2019-05-04T16:06:00Z">
        <w:r w:rsidRPr="00821032" w:rsidDel="00F24F96">
          <w:rPr>
            <w:rFonts w:ascii="宋体" w:eastAsia="宋体" w:hAnsi="宋体"/>
            <w:sz w:val="24"/>
            <w:szCs w:val="24"/>
          </w:rPr>
          <w:delText>m</w:delText>
        </w:r>
      </w:del>
      <w:ins w:id="67" w:author="王同罕" w:date="2019-05-04T16:06:00Z">
        <w:r w:rsidR="00F24F96">
          <w:rPr>
            <w:rFonts w:ascii="宋体" w:eastAsia="宋体" w:hAnsi="宋体"/>
            <w:sz w:val="24"/>
            <w:szCs w:val="24"/>
          </w:rPr>
          <w:t>M</w:t>
        </w:r>
      </w:ins>
      <w:r w:rsidRPr="00821032">
        <w:rPr>
          <w:rFonts w:ascii="宋体" w:eastAsia="宋体" w:hAnsi="宋体"/>
          <w:sz w:val="24"/>
          <w:szCs w:val="24"/>
        </w:rPr>
        <w:t>aven</w:t>
      </w:r>
      <w:r w:rsidR="00E13C92" w:rsidRPr="00821032">
        <w:rPr>
          <w:rFonts w:ascii="宋体" w:eastAsia="宋体" w:hAnsi="宋体"/>
          <w:sz w:val="24"/>
          <w:szCs w:val="24"/>
        </w:rPr>
        <w:t>管理项目</w:t>
      </w:r>
      <w:r w:rsidR="00E13C92" w:rsidRPr="00821032">
        <w:rPr>
          <w:rFonts w:ascii="宋体" w:eastAsia="宋体" w:hAnsi="宋体" w:hint="eastAsia"/>
          <w:sz w:val="24"/>
          <w:szCs w:val="24"/>
        </w:rPr>
        <w:t>，Maven</w:t>
      </w:r>
      <w:r w:rsidR="00DA5804" w:rsidRPr="00821032">
        <w:rPr>
          <w:rFonts w:ascii="宋体" w:eastAsia="宋体" w:hAnsi="宋体" w:hint="eastAsia"/>
          <w:sz w:val="24"/>
          <w:szCs w:val="24"/>
        </w:rPr>
        <w:t>可以</w:t>
      </w:r>
      <w:r w:rsidR="00E13C92" w:rsidRPr="00821032">
        <w:rPr>
          <w:rFonts w:ascii="宋体" w:eastAsia="宋体" w:hAnsi="宋体" w:hint="eastAsia"/>
          <w:sz w:val="24"/>
          <w:szCs w:val="24"/>
        </w:rPr>
        <w:t>将一个项目拆分成多个工程，利于</w:t>
      </w:r>
      <w:r w:rsidR="00DA5804" w:rsidRPr="00821032">
        <w:rPr>
          <w:rFonts w:ascii="宋体" w:eastAsia="宋体" w:hAnsi="宋体" w:hint="eastAsia"/>
          <w:sz w:val="24"/>
          <w:szCs w:val="24"/>
        </w:rPr>
        <w:t>开发人员的工作分配</w:t>
      </w:r>
      <w:r w:rsidR="00E13C92" w:rsidRPr="00821032">
        <w:rPr>
          <w:rFonts w:ascii="宋体" w:eastAsia="宋体" w:hAnsi="宋体" w:hint="eastAsia"/>
          <w:sz w:val="24"/>
          <w:szCs w:val="24"/>
        </w:rPr>
        <w:t>，</w:t>
      </w:r>
      <w:r w:rsidR="00DA5804" w:rsidRPr="00821032">
        <w:rPr>
          <w:rFonts w:ascii="宋体" w:eastAsia="宋体" w:hAnsi="宋体" w:hint="eastAsia"/>
          <w:sz w:val="24"/>
          <w:szCs w:val="24"/>
        </w:rPr>
        <w:t>如果需要某些置顶的j</w:t>
      </w:r>
      <w:r w:rsidR="00DA5804" w:rsidRPr="00821032">
        <w:rPr>
          <w:rFonts w:ascii="宋体" w:eastAsia="宋体" w:hAnsi="宋体"/>
          <w:sz w:val="24"/>
          <w:szCs w:val="24"/>
        </w:rPr>
        <w:t>ar包</w:t>
      </w:r>
      <w:r w:rsidR="00E13C92" w:rsidRPr="00821032">
        <w:rPr>
          <w:rFonts w:ascii="宋体" w:eastAsia="宋体" w:hAnsi="宋体" w:hint="eastAsia"/>
          <w:sz w:val="24"/>
          <w:szCs w:val="24"/>
        </w:rPr>
        <w:t>，就</w:t>
      </w:r>
      <w:r w:rsidR="00DA5804" w:rsidRPr="00821032">
        <w:rPr>
          <w:rFonts w:ascii="宋体" w:eastAsia="宋体" w:hAnsi="宋体" w:hint="eastAsia"/>
          <w:sz w:val="24"/>
          <w:szCs w:val="24"/>
        </w:rPr>
        <w:t>直接</w:t>
      </w:r>
      <w:r w:rsidR="00E13C92" w:rsidRPr="00821032">
        <w:rPr>
          <w:rFonts w:ascii="宋体" w:eastAsia="宋体" w:hAnsi="宋体" w:hint="eastAsia"/>
          <w:sz w:val="24"/>
          <w:szCs w:val="24"/>
        </w:rPr>
        <w:t>引用</w:t>
      </w:r>
      <w:r w:rsidR="00DA5804" w:rsidRPr="00821032">
        <w:rPr>
          <w:rFonts w:ascii="宋体" w:eastAsia="宋体" w:hAnsi="宋体" w:hint="eastAsia"/>
          <w:sz w:val="24"/>
          <w:szCs w:val="24"/>
        </w:rPr>
        <w:t>依赖</w:t>
      </w:r>
      <w:r w:rsidR="00E13C92" w:rsidRPr="00821032">
        <w:rPr>
          <w:rFonts w:ascii="宋体" w:eastAsia="宋体" w:hAnsi="宋体" w:hint="eastAsia"/>
          <w:sz w:val="24"/>
          <w:szCs w:val="24"/>
        </w:rPr>
        <w:t>，不需要复制</w:t>
      </w:r>
      <w:r w:rsidR="00DA5804" w:rsidRPr="00821032">
        <w:rPr>
          <w:rFonts w:ascii="宋体" w:eastAsia="宋体" w:hAnsi="宋体" w:hint="eastAsia"/>
          <w:sz w:val="24"/>
          <w:szCs w:val="24"/>
        </w:rPr>
        <w:t>粘贴</w:t>
      </w:r>
      <w:r w:rsidR="00E13C92" w:rsidRPr="00821032">
        <w:rPr>
          <w:rFonts w:ascii="宋体" w:eastAsia="宋体" w:hAnsi="宋体" w:hint="eastAsia"/>
          <w:sz w:val="24"/>
          <w:szCs w:val="24"/>
        </w:rPr>
        <w:t>文件过来</w:t>
      </w:r>
      <w:r w:rsidR="00DA5804" w:rsidRPr="00821032">
        <w:rPr>
          <w:rFonts w:ascii="宋体" w:eastAsia="宋体" w:hAnsi="宋体" w:hint="eastAsia"/>
          <w:sz w:val="24"/>
          <w:szCs w:val="24"/>
        </w:rPr>
        <w:t>避免</w:t>
      </w:r>
      <w:r w:rsidR="00E13C92" w:rsidRPr="00821032">
        <w:rPr>
          <w:rFonts w:ascii="宋体" w:eastAsia="宋体" w:hAnsi="宋体" w:hint="eastAsia"/>
          <w:sz w:val="24"/>
          <w:szCs w:val="24"/>
        </w:rPr>
        <w:t>占用</w:t>
      </w:r>
      <w:r w:rsidR="00DA5804" w:rsidRPr="00821032">
        <w:rPr>
          <w:rFonts w:ascii="宋体" w:eastAsia="宋体" w:hAnsi="宋体" w:hint="eastAsia"/>
          <w:sz w:val="24"/>
          <w:szCs w:val="24"/>
        </w:rPr>
        <w:t>不必要的</w:t>
      </w:r>
      <w:r w:rsidR="00E13C92" w:rsidRPr="00821032">
        <w:rPr>
          <w:rFonts w:ascii="宋体" w:eastAsia="宋体" w:hAnsi="宋体" w:hint="eastAsia"/>
          <w:sz w:val="24"/>
          <w:szCs w:val="24"/>
        </w:rPr>
        <w:t>空间</w:t>
      </w:r>
      <w:del w:id="68" w:author="王同罕" w:date="2019-05-04T16:06:00Z">
        <w:r w:rsidR="00E13C92" w:rsidRPr="00821032" w:rsidDel="00F24F96">
          <w:rPr>
            <w:rFonts w:ascii="宋体" w:eastAsia="宋体" w:hAnsi="宋体" w:hint="eastAsia"/>
            <w:sz w:val="24"/>
            <w:szCs w:val="24"/>
          </w:rPr>
          <w:delText>；</w:delText>
        </w:r>
      </w:del>
      <w:ins w:id="69" w:author="王同罕" w:date="2019-05-04T16:06:00Z">
        <w:r w:rsidR="00F24F96">
          <w:rPr>
            <w:rFonts w:ascii="宋体" w:eastAsia="宋体" w:hAnsi="宋体" w:hint="eastAsia"/>
            <w:sz w:val="24"/>
            <w:szCs w:val="24"/>
          </w:rPr>
          <w:t>。</w:t>
        </w:r>
      </w:ins>
    </w:p>
    <w:p w14:paraId="41A1033F" w14:textId="77777777" w:rsidR="001B00D8" w:rsidRPr="00821032" w:rsidRDefault="00E13C92">
      <w:pPr>
        <w:spacing w:line="300" w:lineRule="auto"/>
        <w:ind w:firstLineChars="200" w:firstLine="480"/>
        <w:rPr>
          <w:rFonts w:ascii="宋体" w:eastAsia="宋体" w:hAnsi="宋体"/>
          <w:sz w:val="24"/>
          <w:szCs w:val="24"/>
        </w:rPr>
        <w:pPrChange w:id="70" w:author="王同罕" w:date="2019-05-04T16:07:00Z">
          <w:pPr>
            <w:ind w:firstLine="420"/>
          </w:pPr>
        </w:pPrChange>
      </w:pPr>
      <w:r w:rsidRPr="00821032">
        <w:rPr>
          <w:rFonts w:ascii="宋体" w:eastAsia="宋体" w:hAnsi="宋体" w:hint="eastAsia"/>
          <w:sz w:val="24"/>
          <w:szCs w:val="24"/>
        </w:rPr>
        <w:t>开发工具选用Intelli</w:t>
      </w:r>
      <w:r w:rsidRPr="00821032">
        <w:rPr>
          <w:rFonts w:ascii="宋体" w:eastAsia="宋体" w:hAnsi="宋体"/>
          <w:sz w:val="24"/>
          <w:szCs w:val="24"/>
        </w:rPr>
        <w:t xml:space="preserve"> IDEA 工具</w:t>
      </w:r>
      <w:r w:rsidRPr="00821032">
        <w:rPr>
          <w:rFonts w:ascii="宋体" w:eastAsia="宋体" w:hAnsi="宋体" w:hint="eastAsia"/>
          <w:sz w:val="24"/>
          <w:szCs w:val="24"/>
        </w:rPr>
        <w:t>，效率高并能提供便捷式的功能，数据库采用</w:t>
      </w:r>
      <w:r w:rsidR="00280079" w:rsidRPr="00821032">
        <w:rPr>
          <w:rFonts w:ascii="宋体" w:eastAsia="宋体" w:hAnsi="宋体" w:hint="eastAsia"/>
          <w:sz w:val="24"/>
          <w:szCs w:val="24"/>
        </w:rPr>
        <w:t>MySQL</w:t>
      </w:r>
      <w:r w:rsidR="00280079" w:rsidRPr="00821032">
        <w:rPr>
          <w:rFonts w:ascii="宋体" w:eastAsia="宋体" w:hAnsi="宋体"/>
          <w:sz w:val="24"/>
          <w:szCs w:val="24"/>
        </w:rPr>
        <w:t>5.7</w:t>
      </w:r>
      <w:r w:rsidRPr="00821032">
        <w:rPr>
          <w:rFonts w:ascii="宋体" w:eastAsia="宋体" w:hAnsi="宋体" w:hint="eastAsia"/>
          <w:sz w:val="24"/>
          <w:szCs w:val="24"/>
        </w:rPr>
        <w:t>，</w:t>
      </w:r>
      <w:r w:rsidRPr="00821032">
        <w:rPr>
          <w:rFonts w:ascii="宋体" w:eastAsia="宋体" w:hAnsi="宋体"/>
          <w:sz w:val="24"/>
          <w:szCs w:val="24"/>
        </w:rPr>
        <w:t>它能够处理大量数据</w:t>
      </w:r>
      <w:r w:rsidR="009A4E2C" w:rsidRPr="00821032">
        <w:rPr>
          <w:rFonts w:ascii="宋体" w:eastAsia="宋体" w:hAnsi="宋体"/>
          <w:sz w:val="24"/>
          <w:szCs w:val="24"/>
        </w:rPr>
        <w:t>并且开源</w:t>
      </w:r>
      <w:r w:rsidR="009A4E2C" w:rsidRPr="00821032">
        <w:rPr>
          <w:rFonts w:ascii="宋体" w:eastAsia="宋体" w:hAnsi="宋体" w:hint="eastAsia"/>
          <w:sz w:val="24"/>
          <w:szCs w:val="24"/>
        </w:rPr>
        <w:t>，</w:t>
      </w:r>
      <w:r w:rsidR="009A4E2C" w:rsidRPr="00821032">
        <w:rPr>
          <w:rFonts w:ascii="宋体" w:eastAsia="宋体" w:hAnsi="宋体"/>
          <w:sz w:val="24"/>
          <w:szCs w:val="24"/>
        </w:rPr>
        <w:t>无需任何费用</w:t>
      </w:r>
      <w:r w:rsidRPr="00821032">
        <w:rPr>
          <w:rFonts w:ascii="宋体" w:eastAsia="宋体" w:hAnsi="宋体" w:hint="eastAsia"/>
          <w:sz w:val="24"/>
          <w:szCs w:val="24"/>
        </w:rPr>
        <w:t>，</w:t>
      </w:r>
      <w:r w:rsidRPr="00821032">
        <w:rPr>
          <w:rFonts w:ascii="宋体" w:eastAsia="宋体" w:hAnsi="宋体"/>
          <w:sz w:val="24"/>
          <w:szCs w:val="24"/>
        </w:rPr>
        <w:t>相对于其他而言速度明显提升</w:t>
      </w:r>
      <w:r w:rsidRPr="00821032">
        <w:rPr>
          <w:rFonts w:ascii="宋体" w:eastAsia="宋体" w:hAnsi="宋体" w:hint="eastAsia"/>
          <w:sz w:val="24"/>
          <w:szCs w:val="24"/>
        </w:rPr>
        <w:t>。</w:t>
      </w:r>
    </w:p>
    <w:p w14:paraId="59066AF1" w14:textId="77777777" w:rsidR="008C7D9B" w:rsidRPr="00AB529B" w:rsidRDefault="00CC359E" w:rsidP="00AB529B">
      <w:pPr>
        <w:pStyle w:val="2"/>
      </w:pPr>
      <w:bookmarkStart w:id="71" w:name="_Toc7028448"/>
      <w:r>
        <w:t>1.</w:t>
      </w:r>
      <w:r w:rsidR="00C21FC0">
        <w:t>4</w:t>
      </w:r>
      <w:r w:rsidR="008F7F32" w:rsidRPr="00AB529B">
        <w:t xml:space="preserve">  </w:t>
      </w:r>
      <w:r w:rsidR="008F7F32" w:rsidRPr="00AB529B">
        <w:t>本章小结</w:t>
      </w:r>
      <w:bookmarkEnd w:id="71"/>
    </w:p>
    <w:p w14:paraId="66417E55" w14:textId="77777777" w:rsidR="008C7D9B" w:rsidRPr="00821032" w:rsidRDefault="00CC359E">
      <w:pPr>
        <w:spacing w:line="300" w:lineRule="auto"/>
        <w:ind w:firstLineChars="200" w:firstLine="480"/>
        <w:rPr>
          <w:rFonts w:ascii="宋体" w:eastAsia="宋体" w:hAnsi="宋体"/>
          <w:sz w:val="24"/>
          <w:szCs w:val="24"/>
        </w:rPr>
        <w:pPrChange w:id="72" w:author="王同罕" w:date="2019-05-04T16:08:00Z">
          <w:pPr/>
        </w:pPrChange>
      </w:pPr>
      <w:r>
        <w:rPr>
          <w:rFonts w:ascii="Times New Roman" w:eastAsia="宋体" w:hAnsi="Times New Roman" w:cs="Times New Roman"/>
          <w:sz w:val="24"/>
          <w:szCs w:val="24"/>
        </w:rPr>
        <w:tab/>
      </w:r>
      <w:r w:rsidRPr="00821032">
        <w:rPr>
          <w:rFonts w:ascii="宋体" w:eastAsia="宋体" w:hAnsi="宋体"/>
          <w:sz w:val="24"/>
          <w:szCs w:val="24"/>
        </w:rPr>
        <w:t>本章主要是介绍课题来源的背景及意义</w:t>
      </w:r>
      <w:r w:rsidRPr="00821032">
        <w:rPr>
          <w:rFonts w:ascii="宋体" w:eastAsia="宋体" w:hAnsi="宋体" w:hint="eastAsia"/>
          <w:sz w:val="24"/>
          <w:szCs w:val="24"/>
        </w:rPr>
        <w:t>，针对</w:t>
      </w:r>
      <w:r w:rsidRPr="00821032">
        <w:rPr>
          <w:rFonts w:ascii="宋体" w:eastAsia="宋体" w:hAnsi="宋体"/>
          <w:sz w:val="24"/>
          <w:szCs w:val="24"/>
        </w:rPr>
        <w:t>当前互联网社交平台的现状</w:t>
      </w:r>
      <w:r w:rsidRPr="00821032">
        <w:rPr>
          <w:rFonts w:ascii="宋体" w:eastAsia="宋体" w:hAnsi="宋体" w:hint="eastAsia"/>
          <w:sz w:val="24"/>
          <w:szCs w:val="24"/>
        </w:rPr>
        <w:t>，</w:t>
      </w:r>
      <w:r w:rsidRPr="00821032">
        <w:rPr>
          <w:rFonts w:ascii="宋体" w:eastAsia="宋体" w:hAnsi="宋体"/>
          <w:sz w:val="24"/>
          <w:szCs w:val="24"/>
        </w:rPr>
        <w:t>提出相对应的发展趋势</w:t>
      </w:r>
      <w:r w:rsidR="00B17B44" w:rsidRPr="00821032">
        <w:rPr>
          <w:rFonts w:ascii="宋体" w:eastAsia="宋体" w:hAnsi="宋体" w:hint="eastAsia"/>
          <w:sz w:val="24"/>
          <w:szCs w:val="24"/>
        </w:rPr>
        <w:t>；</w:t>
      </w:r>
      <w:r w:rsidR="00D62914" w:rsidRPr="00821032">
        <w:rPr>
          <w:rFonts w:ascii="宋体" w:eastAsia="宋体" w:hAnsi="宋体" w:hint="eastAsia"/>
          <w:sz w:val="24"/>
          <w:szCs w:val="24"/>
        </w:rPr>
        <w:t>并且将</w:t>
      </w:r>
      <w:r w:rsidR="003F2AD8" w:rsidRPr="00821032">
        <w:rPr>
          <w:rFonts w:ascii="宋体" w:eastAsia="宋体" w:hAnsi="宋体" w:hint="eastAsia"/>
          <w:sz w:val="24"/>
          <w:szCs w:val="24"/>
        </w:rPr>
        <w:t>当前形势以及</w:t>
      </w:r>
      <w:r w:rsidR="00D62914" w:rsidRPr="00821032">
        <w:rPr>
          <w:rFonts w:ascii="宋体" w:eastAsia="宋体" w:hAnsi="宋体" w:hint="eastAsia"/>
          <w:sz w:val="24"/>
          <w:szCs w:val="24"/>
        </w:rPr>
        <w:t>其未来的发展趋势作为本次课题的新需求</w:t>
      </w:r>
      <w:r w:rsidR="003F2AD8" w:rsidRPr="00821032">
        <w:rPr>
          <w:rFonts w:ascii="宋体" w:eastAsia="宋体" w:hAnsi="宋体" w:hint="eastAsia"/>
          <w:sz w:val="24"/>
          <w:szCs w:val="24"/>
        </w:rPr>
        <w:t>，</w:t>
      </w:r>
      <w:r w:rsidR="00EE5E77" w:rsidRPr="00821032">
        <w:rPr>
          <w:rFonts w:ascii="宋体" w:eastAsia="宋体" w:hAnsi="宋体" w:hint="eastAsia"/>
          <w:sz w:val="24"/>
          <w:szCs w:val="24"/>
        </w:rPr>
        <w:t>并</w:t>
      </w:r>
      <w:r w:rsidR="003F2AD8" w:rsidRPr="00821032">
        <w:rPr>
          <w:rFonts w:ascii="宋体" w:eastAsia="宋体" w:hAnsi="宋体" w:hint="eastAsia"/>
          <w:sz w:val="24"/>
          <w:szCs w:val="24"/>
        </w:rPr>
        <w:t>提出研究课题的方式</w:t>
      </w:r>
      <w:r w:rsidR="0028659A" w:rsidRPr="00821032">
        <w:rPr>
          <w:rFonts w:ascii="宋体" w:eastAsia="宋体" w:hAnsi="宋体" w:hint="eastAsia"/>
          <w:sz w:val="24"/>
          <w:szCs w:val="24"/>
        </w:rPr>
        <w:t>，</w:t>
      </w:r>
      <w:r w:rsidR="00A30ACB" w:rsidRPr="00821032">
        <w:rPr>
          <w:rFonts w:ascii="宋体" w:eastAsia="宋体" w:hAnsi="宋体" w:hint="eastAsia"/>
          <w:sz w:val="24"/>
          <w:szCs w:val="24"/>
        </w:rPr>
        <w:t>介绍了开发项目所采用的技术进行介绍</w:t>
      </w:r>
      <w:r w:rsidR="004169B9" w:rsidRPr="00821032">
        <w:rPr>
          <w:rFonts w:ascii="宋体" w:eastAsia="宋体" w:hAnsi="宋体" w:hint="eastAsia"/>
          <w:sz w:val="24"/>
          <w:szCs w:val="24"/>
        </w:rPr>
        <w:t>。</w:t>
      </w:r>
    </w:p>
    <w:p w14:paraId="79987A76" w14:textId="77777777" w:rsidR="00CC359E" w:rsidRPr="00821032" w:rsidRDefault="00CC359E" w:rsidP="00CC359E">
      <w:pPr>
        <w:rPr>
          <w:rFonts w:ascii="宋体" w:eastAsia="宋体" w:hAnsi="宋体" w:cs="Times New Roman"/>
          <w:sz w:val="24"/>
          <w:szCs w:val="24"/>
        </w:rPr>
      </w:pPr>
      <w:r w:rsidRPr="00821032">
        <w:rPr>
          <w:rFonts w:ascii="宋体" w:eastAsia="宋体" w:hAnsi="宋体" w:cs="Times New Roman"/>
          <w:sz w:val="24"/>
          <w:szCs w:val="24"/>
        </w:rPr>
        <w:tab/>
      </w:r>
    </w:p>
    <w:p w14:paraId="699EFD2C" w14:textId="77777777" w:rsidR="008C7D9B" w:rsidRPr="001A37AC" w:rsidRDefault="008F7F32">
      <w:pPr>
        <w:tabs>
          <w:tab w:val="center" w:pos="4393"/>
        </w:tabs>
        <w:rPr>
          <w:rFonts w:ascii="Times New Roman" w:eastAsia="宋体" w:hAnsi="Times New Roman" w:cs="Times New Roman"/>
          <w:sz w:val="24"/>
          <w:szCs w:val="24"/>
        </w:rPr>
        <w:sectPr w:rsidR="008C7D9B" w:rsidRPr="001A37AC">
          <w:footerReference w:type="default" r:id="rId18"/>
          <w:pgSz w:w="11906" w:h="16838"/>
          <w:pgMar w:top="1588" w:right="1418" w:bottom="1418" w:left="1418" w:header="907" w:footer="851" w:gutter="284"/>
          <w:pgNumType w:start="1"/>
          <w:cols w:space="425"/>
          <w:docGrid w:type="lines" w:linePitch="312"/>
        </w:sectPr>
      </w:pPr>
      <w:r w:rsidRPr="001A37AC">
        <w:rPr>
          <w:rFonts w:ascii="Times New Roman" w:eastAsia="宋体" w:hAnsi="Times New Roman" w:cs="Times New Roman"/>
          <w:sz w:val="24"/>
          <w:szCs w:val="24"/>
        </w:rPr>
        <w:tab/>
      </w:r>
    </w:p>
    <w:p w14:paraId="13636804" w14:textId="77777777" w:rsidR="008C7D9B" w:rsidRPr="001A37AC" w:rsidRDefault="008F7F32">
      <w:pPr>
        <w:pStyle w:val="1"/>
        <w:spacing w:before="0" w:after="0" w:line="300" w:lineRule="auto"/>
        <w:jc w:val="center"/>
        <w:rPr>
          <w:rFonts w:ascii="Times New Roman" w:hAnsi="Times New Roman" w:cs="Times New Roman"/>
        </w:rPr>
      </w:pPr>
      <w:bookmarkStart w:id="73" w:name="_Toc7028449"/>
      <w:r w:rsidRPr="001A37AC">
        <w:rPr>
          <w:rFonts w:ascii="Times New Roman" w:hAnsi="Times New Roman" w:cs="Times New Roman"/>
        </w:rPr>
        <w:lastRenderedPageBreak/>
        <w:t>第</w:t>
      </w:r>
      <w:r w:rsidRPr="001A37AC">
        <w:rPr>
          <w:rFonts w:ascii="Times New Roman" w:hAnsi="Times New Roman" w:cs="Times New Roman"/>
        </w:rPr>
        <w:t>2</w:t>
      </w:r>
      <w:r w:rsidRPr="001A37AC">
        <w:rPr>
          <w:rFonts w:ascii="Times New Roman" w:hAnsi="Times New Roman" w:cs="Times New Roman"/>
        </w:rPr>
        <w:t>章</w:t>
      </w:r>
      <w:r w:rsidRPr="001A37AC">
        <w:rPr>
          <w:rFonts w:ascii="Times New Roman" w:hAnsi="Times New Roman" w:cs="Times New Roman"/>
        </w:rPr>
        <w:t xml:space="preserve">  </w:t>
      </w:r>
      <w:r w:rsidR="005C5E05">
        <w:rPr>
          <w:rFonts w:ascii="Times New Roman" w:hAnsi="Times New Roman" w:cs="Times New Roman" w:hint="eastAsia"/>
        </w:rPr>
        <w:t>模块以及功能</w:t>
      </w:r>
      <w:r w:rsidR="006C3D7D">
        <w:rPr>
          <w:rFonts w:ascii="Times New Roman" w:hAnsi="Times New Roman" w:cs="Times New Roman" w:hint="eastAsia"/>
        </w:rPr>
        <w:t>设计介绍</w:t>
      </w:r>
      <w:bookmarkEnd w:id="73"/>
    </w:p>
    <w:p w14:paraId="679A0B90" w14:textId="77777777" w:rsidR="008C7D9B" w:rsidRDefault="008F7F32">
      <w:pPr>
        <w:pStyle w:val="2"/>
        <w:spacing w:before="0" w:after="0" w:line="300" w:lineRule="auto"/>
        <w:rPr>
          <w:rFonts w:ascii="Times New Roman" w:hAnsi="Times New Roman" w:cs="Times New Roman"/>
        </w:rPr>
      </w:pPr>
      <w:bookmarkStart w:id="74" w:name="_Toc7028450"/>
      <w:r w:rsidRPr="001A37AC">
        <w:rPr>
          <w:rFonts w:ascii="Times New Roman" w:hAnsi="Times New Roman" w:cs="Times New Roman"/>
        </w:rPr>
        <w:t xml:space="preserve">2.1  </w:t>
      </w:r>
      <w:r w:rsidR="007246BA">
        <w:rPr>
          <w:rFonts w:ascii="Times New Roman" w:hAnsi="Times New Roman" w:cs="Times New Roman" w:hint="eastAsia"/>
        </w:rPr>
        <w:t>用户</w:t>
      </w:r>
      <w:r w:rsidR="007246BA">
        <w:rPr>
          <w:rFonts w:ascii="Times New Roman" w:hAnsi="Times New Roman" w:cs="Times New Roman"/>
        </w:rPr>
        <w:t>层级和</w:t>
      </w:r>
      <w:r w:rsidR="007246BA">
        <w:rPr>
          <w:rFonts w:ascii="Times New Roman" w:hAnsi="Times New Roman" w:cs="Times New Roman" w:hint="eastAsia"/>
        </w:rPr>
        <w:t>模块介绍</w:t>
      </w:r>
      <w:bookmarkEnd w:id="74"/>
    </w:p>
    <w:p w14:paraId="1BBA704D" w14:textId="77777777" w:rsidR="00F93C16" w:rsidRDefault="00E95C59" w:rsidP="00E95C59">
      <w:pPr>
        <w:pStyle w:val="3"/>
      </w:pPr>
      <w:bookmarkStart w:id="75" w:name="_Toc7028451"/>
      <w:r>
        <w:rPr>
          <w:rFonts w:hint="eastAsia"/>
        </w:rPr>
        <w:t>2</w:t>
      </w:r>
      <w:r>
        <w:t xml:space="preserve">.1.1  </w:t>
      </w:r>
      <w:r>
        <w:rPr>
          <w:rFonts w:hint="eastAsia"/>
        </w:rPr>
        <w:t>用户权限分级介绍</w:t>
      </w:r>
      <w:bookmarkEnd w:id="75"/>
    </w:p>
    <w:p w14:paraId="5A72FD68" w14:textId="69B177AB" w:rsidR="00264361" w:rsidRPr="00821032" w:rsidRDefault="00F93C16">
      <w:pPr>
        <w:spacing w:line="300" w:lineRule="auto"/>
        <w:ind w:firstLineChars="200" w:firstLine="420"/>
        <w:rPr>
          <w:rFonts w:ascii="宋体" w:eastAsia="宋体" w:hAnsi="宋体"/>
          <w:sz w:val="24"/>
          <w:szCs w:val="24"/>
        </w:rPr>
        <w:pPrChange w:id="76" w:author="王同罕" w:date="2019-05-04T16:08:00Z">
          <w:pPr/>
        </w:pPrChange>
      </w:pPr>
      <w:r>
        <w:tab/>
      </w:r>
      <w:r w:rsidRPr="00821032">
        <w:rPr>
          <w:rFonts w:ascii="宋体" w:eastAsia="宋体" w:hAnsi="宋体"/>
          <w:sz w:val="24"/>
          <w:szCs w:val="24"/>
        </w:rPr>
        <w:t>因简易社区针对居住小区的所有成员</w:t>
      </w:r>
      <w:r w:rsidRPr="00821032">
        <w:rPr>
          <w:rFonts w:ascii="宋体" w:eastAsia="宋体" w:hAnsi="宋体" w:hint="eastAsia"/>
          <w:sz w:val="24"/>
          <w:szCs w:val="24"/>
        </w:rPr>
        <w:t>，包括住户、小区管理员以及物业人员，所以在权限这一块，大致分为三种：</w:t>
      </w:r>
    </w:p>
    <w:p w14:paraId="08706AE8" w14:textId="77777777" w:rsidR="00F93C16" w:rsidRPr="00821032" w:rsidRDefault="00264361">
      <w:pPr>
        <w:spacing w:line="300" w:lineRule="auto"/>
        <w:ind w:firstLine="420"/>
        <w:rPr>
          <w:rFonts w:ascii="宋体" w:eastAsia="宋体" w:hAnsi="宋体"/>
          <w:sz w:val="24"/>
          <w:szCs w:val="24"/>
        </w:rPr>
        <w:pPrChange w:id="77" w:author="王同罕" w:date="2019-05-04T16:09:00Z">
          <w:pPr>
            <w:ind w:firstLine="420"/>
          </w:pPr>
        </w:pPrChange>
      </w:pPr>
      <w:r w:rsidRPr="00821032">
        <w:rPr>
          <w:rFonts w:ascii="宋体" w:eastAsia="宋体" w:hAnsi="宋体"/>
          <w:sz w:val="24"/>
          <w:szCs w:val="24"/>
        </w:rPr>
        <w:t>1</w:t>
      </w:r>
      <w:r w:rsidRPr="00821032">
        <w:rPr>
          <w:rFonts w:ascii="宋体" w:eastAsia="宋体" w:hAnsi="宋体" w:hint="eastAsia"/>
          <w:sz w:val="24"/>
          <w:szCs w:val="24"/>
        </w:rPr>
        <w:t>）</w:t>
      </w:r>
      <w:del w:id="78" w:author="王同罕" w:date="2019-05-04T16:08:00Z">
        <w:r w:rsidRPr="00821032" w:rsidDel="00E5668C">
          <w:rPr>
            <w:rFonts w:ascii="宋体" w:eastAsia="宋体" w:hAnsi="宋体" w:hint="eastAsia"/>
            <w:sz w:val="24"/>
            <w:szCs w:val="24"/>
          </w:rPr>
          <w:delText>、</w:delText>
        </w:r>
      </w:del>
      <w:r w:rsidR="007A0284" w:rsidRPr="00821032">
        <w:rPr>
          <w:rFonts w:ascii="宋体" w:eastAsia="宋体" w:hAnsi="宋体" w:hint="eastAsia"/>
          <w:sz w:val="24"/>
          <w:szCs w:val="24"/>
        </w:rPr>
        <w:t>普通用户，这层用户属于社区基层，所以在数量上占绝大部分，简易社区的主旨是以服务群众为中心，</w:t>
      </w:r>
      <w:r w:rsidR="00D934A5" w:rsidRPr="00821032">
        <w:rPr>
          <w:rFonts w:ascii="宋体" w:eastAsia="宋体" w:hAnsi="宋体" w:hint="eastAsia"/>
          <w:sz w:val="24"/>
          <w:szCs w:val="24"/>
        </w:rPr>
        <w:t>拥有言论自由化的权利；</w:t>
      </w:r>
      <w:r w:rsidR="007A0284" w:rsidRPr="00821032">
        <w:rPr>
          <w:rFonts w:ascii="宋体" w:eastAsia="宋体" w:hAnsi="宋体" w:hint="eastAsia"/>
          <w:sz w:val="24"/>
          <w:szCs w:val="24"/>
        </w:rPr>
        <w:t>在制作该整套社区网站都是以</w:t>
      </w:r>
      <w:r w:rsidR="00014403" w:rsidRPr="00821032">
        <w:rPr>
          <w:rFonts w:ascii="宋体" w:eastAsia="宋体" w:hAnsi="宋体" w:hint="eastAsia"/>
          <w:sz w:val="24"/>
          <w:szCs w:val="24"/>
        </w:rPr>
        <w:t>普通</w:t>
      </w:r>
      <w:r w:rsidR="007A0284" w:rsidRPr="00821032">
        <w:rPr>
          <w:rFonts w:ascii="宋体" w:eastAsia="宋体" w:hAnsi="宋体" w:hint="eastAsia"/>
          <w:sz w:val="24"/>
          <w:szCs w:val="24"/>
        </w:rPr>
        <w:t>用户为基础尽心尽力</w:t>
      </w:r>
      <w:r w:rsidR="00565183" w:rsidRPr="00821032">
        <w:rPr>
          <w:rFonts w:ascii="宋体" w:eastAsia="宋体" w:hAnsi="宋体" w:hint="eastAsia"/>
          <w:sz w:val="24"/>
          <w:szCs w:val="24"/>
        </w:rPr>
        <w:t>打造</w:t>
      </w:r>
      <w:r w:rsidRPr="00821032">
        <w:rPr>
          <w:rFonts w:ascii="宋体" w:eastAsia="宋体" w:hAnsi="宋体" w:hint="eastAsia"/>
          <w:sz w:val="24"/>
          <w:szCs w:val="24"/>
        </w:rPr>
        <w:t>最好的服务；</w:t>
      </w:r>
    </w:p>
    <w:p w14:paraId="5BC1FDE0" w14:textId="77777777" w:rsidR="00565183" w:rsidRPr="00821032" w:rsidRDefault="00565183">
      <w:pPr>
        <w:spacing w:line="300" w:lineRule="auto"/>
        <w:ind w:firstLine="420"/>
        <w:rPr>
          <w:rFonts w:ascii="宋体" w:eastAsia="宋体" w:hAnsi="宋体"/>
          <w:sz w:val="24"/>
          <w:szCs w:val="24"/>
        </w:rPr>
        <w:pPrChange w:id="79" w:author="王同罕" w:date="2019-05-04T16:09:00Z">
          <w:pPr>
            <w:ind w:firstLine="420"/>
          </w:pPr>
        </w:pPrChange>
      </w:pPr>
      <w:r w:rsidRPr="00821032">
        <w:rPr>
          <w:rFonts w:ascii="宋体" w:eastAsia="宋体" w:hAnsi="宋体"/>
          <w:sz w:val="24"/>
          <w:szCs w:val="24"/>
        </w:rPr>
        <w:t>2</w:t>
      </w:r>
      <w:r w:rsidRPr="00821032">
        <w:rPr>
          <w:rFonts w:ascii="宋体" w:eastAsia="宋体" w:hAnsi="宋体" w:hint="eastAsia"/>
          <w:sz w:val="24"/>
          <w:szCs w:val="24"/>
        </w:rPr>
        <w:t>）</w:t>
      </w:r>
      <w:del w:id="80" w:author="王同罕" w:date="2019-05-04T16:08:00Z">
        <w:r w:rsidRPr="00821032" w:rsidDel="00E5668C">
          <w:rPr>
            <w:rFonts w:ascii="宋体" w:eastAsia="宋体" w:hAnsi="宋体" w:hint="eastAsia"/>
            <w:sz w:val="24"/>
            <w:szCs w:val="24"/>
          </w:rPr>
          <w:delText>、</w:delText>
        </w:r>
      </w:del>
      <w:r w:rsidRPr="00821032">
        <w:rPr>
          <w:rFonts w:ascii="宋体" w:eastAsia="宋体" w:hAnsi="宋体" w:hint="eastAsia"/>
          <w:sz w:val="24"/>
          <w:szCs w:val="24"/>
        </w:rPr>
        <w:t>管理员一般是帮助超级管理员分担社区压力，在面对普通通用户的建议和要求时，可能一个管理用户忙不过来，这时就需要有人帮助</w:t>
      </w:r>
      <w:r w:rsidR="00D934A5" w:rsidRPr="00821032">
        <w:rPr>
          <w:rFonts w:ascii="宋体" w:eastAsia="宋体" w:hAnsi="宋体" w:hint="eastAsia"/>
          <w:sz w:val="24"/>
          <w:szCs w:val="24"/>
        </w:rPr>
        <w:t>分担压力，这样为了能够将普通用户的要求和建议能得到解决，也能缓解管理层的压力</w:t>
      </w:r>
    </w:p>
    <w:p w14:paraId="3C357209" w14:textId="77777777" w:rsidR="00D934A5" w:rsidRPr="00821032" w:rsidRDefault="00D934A5">
      <w:pPr>
        <w:spacing w:line="300" w:lineRule="auto"/>
        <w:ind w:firstLine="420"/>
        <w:rPr>
          <w:rFonts w:ascii="宋体" w:eastAsia="宋体" w:hAnsi="宋体"/>
          <w:sz w:val="24"/>
          <w:szCs w:val="24"/>
        </w:rPr>
        <w:pPrChange w:id="81" w:author="王同罕" w:date="2019-05-04T16:09:00Z">
          <w:pPr>
            <w:ind w:firstLine="420"/>
          </w:pPr>
        </w:pPrChange>
      </w:pPr>
      <w:r w:rsidRPr="00821032">
        <w:rPr>
          <w:rFonts w:ascii="宋体" w:eastAsia="宋体" w:hAnsi="宋体"/>
          <w:sz w:val="24"/>
          <w:szCs w:val="24"/>
        </w:rPr>
        <w:t>3</w:t>
      </w:r>
      <w:r w:rsidRPr="00821032">
        <w:rPr>
          <w:rFonts w:ascii="宋体" w:eastAsia="宋体" w:hAnsi="宋体" w:hint="eastAsia"/>
          <w:sz w:val="24"/>
          <w:szCs w:val="24"/>
        </w:rPr>
        <w:t>）</w:t>
      </w:r>
      <w:del w:id="82" w:author="王同罕" w:date="2019-05-04T16:08:00Z">
        <w:r w:rsidRPr="00821032" w:rsidDel="00E5668C">
          <w:rPr>
            <w:rFonts w:ascii="宋体" w:eastAsia="宋体" w:hAnsi="宋体" w:hint="eastAsia"/>
            <w:sz w:val="24"/>
            <w:szCs w:val="24"/>
          </w:rPr>
          <w:delText>、</w:delText>
        </w:r>
      </w:del>
      <w:r w:rsidRPr="00821032">
        <w:rPr>
          <w:rFonts w:ascii="宋体" w:eastAsia="宋体" w:hAnsi="宋体" w:hint="eastAsia"/>
          <w:sz w:val="24"/>
          <w:szCs w:val="24"/>
        </w:rPr>
        <w:t>超级管理员拥有整个社区最高的权限，管理整个社区，可选中部分普通用户帮忙分担自己的压力。</w:t>
      </w:r>
    </w:p>
    <w:p w14:paraId="6964A02E" w14:textId="77777777" w:rsidR="00FD6DFA" w:rsidRDefault="00E95C59" w:rsidP="00E95C59">
      <w:pPr>
        <w:pStyle w:val="3"/>
      </w:pPr>
      <w:bookmarkStart w:id="83" w:name="_Toc7028452"/>
      <w:r>
        <w:rPr>
          <w:rFonts w:hint="eastAsia"/>
        </w:rPr>
        <w:t>2</w:t>
      </w:r>
      <w:r>
        <w:t xml:space="preserve">.1.2  </w:t>
      </w:r>
      <w:r w:rsidR="005B6A95">
        <w:rPr>
          <w:rFonts w:hint="eastAsia"/>
        </w:rPr>
        <w:t>模块</w:t>
      </w:r>
      <w:r w:rsidR="00264361">
        <w:rPr>
          <w:rFonts w:hint="eastAsia"/>
        </w:rPr>
        <w:t>介绍</w:t>
      </w:r>
      <w:bookmarkEnd w:id="83"/>
    </w:p>
    <w:p w14:paraId="5461E78A" w14:textId="77777777" w:rsidR="00FD6DFA" w:rsidRPr="00821032" w:rsidRDefault="00FD6DFA">
      <w:pPr>
        <w:spacing w:line="300" w:lineRule="auto"/>
        <w:ind w:firstLineChars="200" w:firstLine="420"/>
        <w:rPr>
          <w:rFonts w:ascii="宋体" w:eastAsia="宋体" w:hAnsi="宋体"/>
          <w:sz w:val="24"/>
          <w:szCs w:val="24"/>
        </w:rPr>
        <w:pPrChange w:id="84" w:author="王同罕" w:date="2019-05-04T16:09:00Z">
          <w:pPr/>
        </w:pPrChange>
      </w:pPr>
      <w:r>
        <w:tab/>
      </w:r>
      <w:r w:rsidR="005B6A95" w:rsidRPr="00821032">
        <w:rPr>
          <w:rFonts w:ascii="宋体" w:eastAsia="宋体" w:hAnsi="宋体"/>
          <w:sz w:val="24"/>
          <w:szCs w:val="24"/>
        </w:rPr>
        <w:t>根据不同层级的用户</w:t>
      </w:r>
      <w:r w:rsidRPr="00821032">
        <w:rPr>
          <w:rFonts w:ascii="宋体" w:eastAsia="宋体" w:hAnsi="宋体" w:hint="eastAsia"/>
          <w:sz w:val="24"/>
          <w:szCs w:val="24"/>
        </w:rPr>
        <w:t>，</w:t>
      </w:r>
      <w:r w:rsidR="005B6A95" w:rsidRPr="00821032">
        <w:rPr>
          <w:rFonts w:ascii="宋体" w:eastAsia="宋体" w:hAnsi="宋体" w:hint="eastAsia"/>
          <w:sz w:val="24"/>
          <w:szCs w:val="24"/>
        </w:rPr>
        <w:t>所拥有权限也不一样</w:t>
      </w:r>
      <w:r w:rsidR="000A65DC" w:rsidRPr="00821032">
        <w:rPr>
          <w:rFonts w:ascii="宋体" w:eastAsia="宋体" w:hAnsi="宋体" w:hint="eastAsia"/>
          <w:sz w:val="24"/>
          <w:szCs w:val="24"/>
        </w:rPr>
        <w:t>，共分为三个界面模块：</w:t>
      </w:r>
      <w:r w:rsidR="000A65DC" w:rsidRPr="00821032">
        <w:rPr>
          <w:rFonts w:ascii="宋体" w:eastAsia="宋体" w:hAnsi="宋体"/>
          <w:sz w:val="24"/>
          <w:szCs w:val="24"/>
        </w:rPr>
        <w:fldChar w:fldCharType="begin"/>
      </w:r>
      <w:r w:rsidR="000A65DC" w:rsidRPr="00821032">
        <w:rPr>
          <w:rFonts w:ascii="宋体" w:eastAsia="宋体" w:hAnsi="宋体"/>
          <w:sz w:val="24"/>
          <w:szCs w:val="24"/>
        </w:rPr>
        <w:instrText xml:space="preserve"> </w:instrText>
      </w:r>
      <w:r w:rsidR="000A65DC" w:rsidRPr="00821032">
        <w:rPr>
          <w:rFonts w:ascii="宋体" w:eastAsia="宋体" w:hAnsi="宋体" w:hint="eastAsia"/>
          <w:sz w:val="24"/>
          <w:szCs w:val="24"/>
        </w:rPr>
        <w:instrText>eq \o\ac(○,</w:instrText>
      </w:r>
      <w:r w:rsidR="000A65DC" w:rsidRPr="00821032">
        <w:rPr>
          <w:rFonts w:ascii="宋体" w:eastAsia="宋体" w:hAnsi="宋体" w:hint="eastAsia"/>
          <w:position w:val="2"/>
          <w:sz w:val="24"/>
          <w:szCs w:val="24"/>
        </w:rPr>
        <w:instrText>1</w:instrText>
      </w:r>
      <w:r w:rsidR="000A65DC" w:rsidRPr="00821032">
        <w:rPr>
          <w:rFonts w:ascii="宋体" w:eastAsia="宋体" w:hAnsi="宋体" w:hint="eastAsia"/>
          <w:sz w:val="24"/>
          <w:szCs w:val="24"/>
        </w:rPr>
        <w:instrText>)</w:instrText>
      </w:r>
      <w:r w:rsidR="000A65DC" w:rsidRPr="00821032">
        <w:rPr>
          <w:rFonts w:ascii="宋体" w:eastAsia="宋体" w:hAnsi="宋体"/>
          <w:sz w:val="24"/>
          <w:szCs w:val="24"/>
        </w:rPr>
        <w:fldChar w:fldCharType="end"/>
      </w:r>
      <w:r w:rsidR="000A65DC" w:rsidRPr="00821032">
        <w:rPr>
          <w:rFonts w:ascii="宋体" w:eastAsia="宋体" w:hAnsi="宋体"/>
          <w:sz w:val="24"/>
          <w:szCs w:val="24"/>
        </w:rPr>
        <w:t>交流</w:t>
      </w:r>
      <w:r w:rsidR="00506791" w:rsidRPr="00821032">
        <w:rPr>
          <w:rFonts w:ascii="宋体" w:eastAsia="宋体" w:hAnsi="宋体"/>
          <w:sz w:val="24"/>
          <w:szCs w:val="24"/>
        </w:rPr>
        <w:t>模块</w:t>
      </w:r>
      <w:r w:rsidR="000A65DC" w:rsidRPr="00821032">
        <w:rPr>
          <w:rFonts w:ascii="宋体" w:eastAsia="宋体" w:hAnsi="宋体" w:hint="eastAsia"/>
          <w:sz w:val="24"/>
          <w:szCs w:val="24"/>
        </w:rPr>
        <w:t>；</w:t>
      </w:r>
      <w:r w:rsidR="000A65DC" w:rsidRPr="00821032">
        <w:rPr>
          <w:rFonts w:ascii="宋体" w:eastAsia="宋体" w:hAnsi="宋体"/>
          <w:sz w:val="24"/>
          <w:szCs w:val="24"/>
        </w:rPr>
        <w:fldChar w:fldCharType="begin"/>
      </w:r>
      <w:r w:rsidR="000A65DC" w:rsidRPr="00821032">
        <w:rPr>
          <w:rFonts w:ascii="宋体" w:eastAsia="宋体" w:hAnsi="宋体"/>
          <w:sz w:val="24"/>
          <w:szCs w:val="24"/>
        </w:rPr>
        <w:instrText xml:space="preserve"> </w:instrText>
      </w:r>
      <w:r w:rsidR="000A65DC" w:rsidRPr="00821032">
        <w:rPr>
          <w:rFonts w:ascii="宋体" w:eastAsia="宋体" w:hAnsi="宋体" w:hint="eastAsia"/>
          <w:sz w:val="24"/>
          <w:szCs w:val="24"/>
        </w:rPr>
        <w:instrText>eq \o\ac(○,</w:instrText>
      </w:r>
      <w:r w:rsidR="000A65DC" w:rsidRPr="00821032">
        <w:rPr>
          <w:rFonts w:ascii="宋体" w:eastAsia="宋体" w:hAnsi="宋体" w:hint="eastAsia"/>
          <w:position w:val="2"/>
          <w:sz w:val="24"/>
          <w:szCs w:val="24"/>
        </w:rPr>
        <w:instrText>2</w:instrText>
      </w:r>
      <w:r w:rsidR="000A65DC" w:rsidRPr="00821032">
        <w:rPr>
          <w:rFonts w:ascii="宋体" w:eastAsia="宋体" w:hAnsi="宋体" w:hint="eastAsia"/>
          <w:sz w:val="24"/>
          <w:szCs w:val="24"/>
        </w:rPr>
        <w:instrText>)</w:instrText>
      </w:r>
      <w:r w:rsidR="000A65DC" w:rsidRPr="00821032">
        <w:rPr>
          <w:rFonts w:ascii="宋体" w:eastAsia="宋体" w:hAnsi="宋体"/>
          <w:sz w:val="24"/>
          <w:szCs w:val="24"/>
        </w:rPr>
        <w:fldChar w:fldCharType="end"/>
      </w:r>
      <w:r w:rsidR="000A65DC" w:rsidRPr="00821032">
        <w:rPr>
          <w:rFonts w:ascii="宋体" w:eastAsia="宋体" w:hAnsi="宋体"/>
          <w:sz w:val="24"/>
          <w:szCs w:val="24"/>
        </w:rPr>
        <w:t>普通管理</w:t>
      </w:r>
      <w:r w:rsidR="000A65DC" w:rsidRPr="00821032">
        <w:rPr>
          <w:rFonts w:ascii="宋体" w:eastAsia="宋体" w:hAnsi="宋体" w:hint="eastAsia"/>
          <w:sz w:val="24"/>
          <w:szCs w:val="24"/>
        </w:rPr>
        <w:t>；</w:t>
      </w:r>
      <w:r w:rsidR="000A65DC" w:rsidRPr="00821032">
        <w:rPr>
          <w:rFonts w:ascii="宋体" w:eastAsia="宋体" w:hAnsi="宋体"/>
          <w:sz w:val="24"/>
          <w:szCs w:val="24"/>
        </w:rPr>
        <w:fldChar w:fldCharType="begin"/>
      </w:r>
      <w:r w:rsidR="000A65DC" w:rsidRPr="00821032">
        <w:rPr>
          <w:rFonts w:ascii="宋体" w:eastAsia="宋体" w:hAnsi="宋体"/>
          <w:sz w:val="24"/>
          <w:szCs w:val="24"/>
        </w:rPr>
        <w:instrText xml:space="preserve"> </w:instrText>
      </w:r>
      <w:r w:rsidR="000A65DC" w:rsidRPr="00821032">
        <w:rPr>
          <w:rFonts w:ascii="宋体" w:eastAsia="宋体" w:hAnsi="宋体" w:hint="eastAsia"/>
          <w:sz w:val="24"/>
          <w:szCs w:val="24"/>
        </w:rPr>
        <w:instrText>eq \o\ac(○,</w:instrText>
      </w:r>
      <w:r w:rsidR="000A65DC" w:rsidRPr="00821032">
        <w:rPr>
          <w:rFonts w:ascii="宋体" w:eastAsia="宋体" w:hAnsi="宋体" w:hint="eastAsia"/>
          <w:position w:val="2"/>
          <w:sz w:val="24"/>
          <w:szCs w:val="24"/>
        </w:rPr>
        <w:instrText>3</w:instrText>
      </w:r>
      <w:r w:rsidR="000A65DC" w:rsidRPr="00821032">
        <w:rPr>
          <w:rFonts w:ascii="宋体" w:eastAsia="宋体" w:hAnsi="宋体" w:hint="eastAsia"/>
          <w:sz w:val="24"/>
          <w:szCs w:val="24"/>
        </w:rPr>
        <w:instrText>)</w:instrText>
      </w:r>
      <w:r w:rsidR="000A65DC" w:rsidRPr="00821032">
        <w:rPr>
          <w:rFonts w:ascii="宋体" w:eastAsia="宋体" w:hAnsi="宋体"/>
          <w:sz w:val="24"/>
          <w:szCs w:val="24"/>
        </w:rPr>
        <w:fldChar w:fldCharType="end"/>
      </w:r>
      <w:r w:rsidR="000A65DC" w:rsidRPr="00821032">
        <w:rPr>
          <w:rFonts w:ascii="宋体" w:eastAsia="宋体" w:hAnsi="宋体"/>
          <w:sz w:val="24"/>
          <w:szCs w:val="24"/>
        </w:rPr>
        <w:t>超级管理</w:t>
      </w:r>
      <w:r w:rsidR="000A65DC" w:rsidRPr="00821032">
        <w:rPr>
          <w:rFonts w:ascii="宋体" w:eastAsia="宋体" w:hAnsi="宋体" w:hint="eastAsia"/>
          <w:sz w:val="24"/>
          <w:szCs w:val="24"/>
        </w:rPr>
        <w:t>。</w:t>
      </w:r>
      <w:r w:rsidR="000A65DC" w:rsidRPr="00821032">
        <w:rPr>
          <w:rFonts w:ascii="宋体" w:eastAsia="宋体" w:hAnsi="宋体"/>
          <w:sz w:val="24"/>
          <w:szCs w:val="24"/>
        </w:rPr>
        <w:t>每</w:t>
      </w:r>
      <w:r w:rsidR="00506791" w:rsidRPr="00821032">
        <w:rPr>
          <w:rFonts w:ascii="宋体" w:eastAsia="宋体" w:hAnsi="宋体"/>
          <w:sz w:val="24"/>
          <w:szCs w:val="24"/>
        </w:rPr>
        <w:t>一</w:t>
      </w:r>
      <w:r w:rsidR="000A65DC" w:rsidRPr="00821032">
        <w:rPr>
          <w:rFonts w:ascii="宋体" w:eastAsia="宋体" w:hAnsi="宋体"/>
          <w:sz w:val="24"/>
          <w:szCs w:val="24"/>
        </w:rPr>
        <w:t>个模块都有相对应的功能</w:t>
      </w:r>
      <w:r w:rsidR="000A65DC" w:rsidRPr="00821032">
        <w:rPr>
          <w:rFonts w:ascii="宋体" w:eastAsia="宋体" w:hAnsi="宋体" w:hint="eastAsia"/>
          <w:sz w:val="24"/>
          <w:szCs w:val="24"/>
        </w:rPr>
        <w:t>，</w:t>
      </w:r>
      <w:r w:rsidR="000A65DC" w:rsidRPr="00821032">
        <w:rPr>
          <w:rFonts w:ascii="宋体" w:eastAsia="宋体" w:hAnsi="宋体"/>
          <w:sz w:val="24"/>
          <w:szCs w:val="24"/>
        </w:rPr>
        <w:t>以交流模块为主</w:t>
      </w:r>
      <w:r w:rsidR="000A65DC" w:rsidRPr="00821032">
        <w:rPr>
          <w:rFonts w:ascii="宋体" w:eastAsia="宋体" w:hAnsi="宋体" w:hint="eastAsia"/>
          <w:sz w:val="24"/>
          <w:szCs w:val="24"/>
        </w:rPr>
        <w:t>，其他模块为次，进行分配工作</w:t>
      </w:r>
      <w:r w:rsidR="00506791" w:rsidRPr="00821032">
        <w:rPr>
          <w:rFonts w:ascii="宋体" w:eastAsia="宋体" w:hAnsi="宋体" w:hint="eastAsia"/>
          <w:sz w:val="24"/>
          <w:szCs w:val="24"/>
        </w:rPr>
        <w:t>。</w:t>
      </w:r>
    </w:p>
    <w:p w14:paraId="4AFC8960" w14:textId="77777777" w:rsidR="00D12570" w:rsidRPr="00821032" w:rsidRDefault="00D12570">
      <w:pPr>
        <w:spacing w:line="300" w:lineRule="auto"/>
        <w:ind w:firstLineChars="200" w:firstLine="480"/>
        <w:rPr>
          <w:rFonts w:ascii="宋体" w:eastAsia="宋体" w:hAnsi="宋体"/>
          <w:sz w:val="24"/>
          <w:szCs w:val="24"/>
        </w:rPr>
        <w:pPrChange w:id="85" w:author="王同罕" w:date="2019-05-04T16:10:00Z">
          <w:pPr/>
        </w:pPrChange>
      </w:pPr>
      <w:r w:rsidRPr="00821032">
        <w:rPr>
          <w:rFonts w:ascii="宋体" w:eastAsia="宋体" w:hAnsi="宋体"/>
          <w:sz w:val="24"/>
          <w:szCs w:val="24"/>
        </w:rPr>
        <w:tab/>
        <w:t>1</w:t>
      </w:r>
      <w:r w:rsidRPr="00821032">
        <w:rPr>
          <w:rFonts w:ascii="宋体" w:eastAsia="宋体" w:hAnsi="宋体" w:hint="eastAsia"/>
          <w:sz w:val="24"/>
          <w:szCs w:val="24"/>
        </w:rPr>
        <w:t>）</w:t>
      </w:r>
      <w:del w:id="86" w:author="王同罕" w:date="2019-05-04T16:09:00Z">
        <w:r w:rsidRPr="00821032" w:rsidDel="00470509">
          <w:rPr>
            <w:rFonts w:ascii="宋体" w:eastAsia="宋体" w:hAnsi="宋体" w:hint="eastAsia"/>
            <w:sz w:val="24"/>
            <w:szCs w:val="24"/>
          </w:rPr>
          <w:delText>、</w:delText>
        </w:r>
      </w:del>
      <w:r w:rsidR="000A65DC" w:rsidRPr="00821032">
        <w:rPr>
          <w:rFonts w:ascii="宋体" w:eastAsia="宋体" w:hAnsi="宋体" w:hint="eastAsia"/>
          <w:sz w:val="24"/>
          <w:szCs w:val="24"/>
        </w:rPr>
        <w:t>交流模块：</w:t>
      </w:r>
    </w:p>
    <w:p w14:paraId="552F0576" w14:textId="77777777" w:rsidR="000A65DC" w:rsidRPr="00821032" w:rsidRDefault="000A65DC">
      <w:pPr>
        <w:spacing w:line="300" w:lineRule="auto"/>
        <w:ind w:firstLineChars="200" w:firstLine="480"/>
        <w:rPr>
          <w:rFonts w:ascii="宋体" w:eastAsia="宋体" w:hAnsi="宋体"/>
          <w:sz w:val="24"/>
          <w:szCs w:val="24"/>
        </w:rPr>
        <w:pPrChange w:id="87" w:author="王同罕" w:date="2019-05-04T16:10:00Z">
          <w:pPr/>
        </w:pPrChange>
      </w:pPr>
      <w:r w:rsidRPr="00821032">
        <w:rPr>
          <w:rFonts w:ascii="宋体" w:eastAsia="宋体" w:hAnsi="宋体"/>
          <w:sz w:val="24"/>
          <w:szCs w:val="24"/>
        </w:rPr>
        <w:tab/>
        <w:t>基层用户使用的模块</w:t>
      </w:r>
      <w:r w:rsidRPr="00821032">
        <w:rPr>
          <w:rFonts w:ascii="宋体" w:eastAsia="宋体" w:hAnsi="宋体" w:hint="eastAsia"/>
          <w:sz w:val="24"/>
          <w:szCs w:val="24"/>
        </w:rPr>
        <w:t>，</w:t>
      </w:r>
      <w:r w:rsidRPr="00821032">
        <w:rPr>
          <w:rFonts w:ascii="宋体" w:eastAsia="宋体" w:hAnsi="宋体"/>
          <w:sz w:val="24"/>
          <w:szCs w:val="24"/>
        </w:rPr>
        <w:t>因该模块的用户数量基数大</w:t>
      </w:r>
      <w:r w:rsidRPr="00821032">
        <w:rPr>
          <w:rFonts w:ascii="宋体" w:eastAsia="宋体" w:hAnsi="宋体" w:hint="eastAsia"/>
          <w:sz w:val="24"/>
          <w:szCs w:val="24"/>
        </w:rPr>
        <w:t>，</w:t>
      </w:r>
      <w:r w:rsidRPr="00821032">
        <w:rPr>
          <w:rFonts w:ascii="宋体" w:eastAsia="宋体" w:hAnsi="宋体"/>
          <w:sz w:val="24"/>
          <w:szCs w:val="24"/>
        </w:rPr>
        <w:t>所以在这个模块上</w:t>
      </w:r>
      <w:r w:rsidRPr="00821032">
        <w:rPr>
          <w:rFonts w:ascii="宋体" w:eastAsia="宋体" w:hAnsi="宋体" w:hint="eastAsia"/>
          <w:sz w:val="24"/>
          <w:szCs w:val="24"/>
        </w:rPr>
        <w:t>花费</w:t>
      </w:r>
      <w:r w:rsidRPr="00821032">
        <w:rPr>
          <w:rFonts w:ascii="宋体" w:eastAsia="宋体" w:hAnsi="宋体"/>
          <w:sz w:val="24"/>
          <w:szCs w:val="24"/>
        </w:rPr>
        <w:t>的时间百分比最高</w:t>
      </w:r>
      <w:r w:rsidRPr="00821032">
        <w:rPr>
          <w:rFonts w:ascii="宋体" w:eastAsia="宋体" w:hAnsi="宋体" w:hint="eastAsia"/>
          <w:sz w:val="24"/>
          <w:szCs w:val="24"/>
        </w:rPr>
        <w:t>，</w:t>
      </w:r>
      <w:r w:rsidRPr="00821032">
        <w:rPr>
          <w:rFonts w:ascii="宋体" w:eastAsia="宋体" w:hAnsi="宋体"/>
          <w:sz w:val="24"/>
          <w:szCs w:val="24"/>
        </w:rPr>
        <w:t>功能也相对应的较为齐全</w:t>
      </w:r>
      <w:r w:rsidR="00D70530" w:rsidRPr="00821032">
        <w:rPr>
          <w:rFonts w:ascii="宋体" w:eastAsia="宋体" w:hAnsi="宋体" w:hint="eastAsia"/>
          <w:sz w:val="24"/>
          <w:szCs w:val="24"/>
        </w:rPr>
        <w:t>；功能主要包括：</w:t>
      </w:r>
      <w:r w:rsidR="00D70530" w:rsidRPr="00821032">
        <w:rPr>
          <w:rFonts w:ascii="宋体" w:eastAsia="宋体" w:hAnsi="宋体"/>
          <w:sz w:val="24"/>
          <w:szCs w:val="24"/>
        </w:rPr>
        <w:fldChar w:fldCharType="begin"/>
      </w:r>
      <w:r w:rsidR="00D70530" w:rsidRPr="00821032">
        <w:rPr>
          <w:rFonts w:ascii="宋体" w:eastAsia="宋体" w:hAnsi="宋体"/>
          <w:sz w:val="24"/>
          <w:szCs w:val="24"/>
        </w:rPr>
        <w:instrText xml:space="preserve"> </w:instrText>
      </w:r>
      <w:r w:rsidR="00D70530" w:rsidRPr="00821032">
        <w:rPr>
          <w:rFonts w:ascii="宋体" w:eastAsia="宋体" w:hAnsi="宋体" w:hint="eastAsia"/>
          <w:sz w:val="24"/>
          <w:szCs w:val="24"/>
        </w:rPr>
        <w:instrText>eq \o\ac(○,</w:instrText>
      </w:r>
      <w:r w:rsidR="00D70530" w:rsidRPr="00821032">
        <w:rPr>
          <w:rFonts w:ascii="宋体" w:eastAsia="宋体" w:hAnsi="宋体" w:hint="eastAsia"/>
          <w:position w:val="2"/>
          <w:sz w:val="24"/>
          <w:szCs w:val="24"/>
        </w:rPr>
        <w:instrText>1</w:instrText>
      </w:r>
      <w:r w:rsidR="00D70530" w:rsidRPr="00821032">
        <w:rPr>
          <w:rFonts w:ascii="宋体" w:eastAsia="宋体" w:hAnsi="宋体" w:hint="eastAsia"/>
          <w:sz w:val="24"/>
          <w:szCs w:val="24"/>
        </w:rPr>
        <w:instrText>)</w:instrText>
      </w:r>
      <w:r w:rsidR="00D70530" w:rsidRPr="00821032">
        <w:rPr>
          <w:rFonts w:ascii="宋体" w:eastAsia="宋体" w:hAnsi="宋体"/>
          <w:sz w:val="24"/>
          <w:szCs w:val="24"/>
        </w:rPr>
        <w:fldChar w:fldCharType="end"/>
      </w:r>
      <w:r w:rsidR="00D70530" w:rsidRPr="00821032">
        <w:rPr>
          <w:rFonts w:ascii="宋体" w:eastAsia="宋体" w:hAnsi="宋体" w:hint="eastAsia"/>
          <w:sz w:val="24"/>
          <w:szCs w:val="24"/>
        </w:rPr>
        <w:t>可浏览其他用户发布的帖子、文章，既能评论留言，交流心得，也能收藏、保证帖子不会被其他帖子挤下来，能看到本周最活跃的用户，最火的文章，也能获取管理员发布的相关公告及告急信息，发布帖子等其他快捷按钮。</w:t>
      </w:r>
      <w:r w:rsidR="00D70530" w:rsidRPr="00821032">
        <w:rPr>
          <w:rFonts w:ascii="宋体" w:eastAsia="宋体" w:hAnsi="宋体"/>
          <w:sz w:val="24"/>
          <w:szCs w:val="24"/>
        </w:rPr>
        <w:fldChar w:fldCharType="begin"/>
      </w:r>
      <w:r w:rsidR="00D70530" w:rsidRPr="00821032">
        <w:rPr>
          <w:rFonts w:ascii="宋体" w:eastAsia="宋体" w:hAnsi="宋体"/>
          <w:sz w:val="24"/>
          <w:szCs w:val="24"/>
        </w:rPr>
        <w:instrText xml:space="preserve"> </w:instrText>
      </w:r>
      <w:r w:rsidR="00D70530" w:rsidRPr="00821032">
        <w:rPr>
          <w:rFonts w:ascii="宋体" w:eastAsia="宋体" w:hAnsi="宋体" w:hint="eastAsia"/>
          <w:sz w:val="24"/>
          <w:szCs w:val="24"/>
        </w:rPr>
        <w:instrText>eq \o\ac(○,</w:instrText>
      </w:r>
      <w:r w:rsidR="00D70530" w:rsidRPr="00821032">
        <w:rPr>
          <w:rFonts w:ascii="宋体" w:eastAsia="宋体" w:hAnsi="宋体" w:hint="eastAsia"/>
          <w:position w:val="2"/>
          <w:sz w:val="24"/>
          <w:szCs w:val="24"/>
        </w:rPr>
        <w:instrText>2</w:instrText>
      </w:r>
      <w:r w:rsidR="00D70530" w:rsidRPr="00821032">
        <w:rPr>
          <w:rFonts w:ascii="宋体" w:eastAsia="宋体" w:hAnsi="宋体" w:hint="eastAsia"/>
          <w:sz w:val="24"/>
          <w:szCs w:val="24"/>
        </w:rPr>
        <w:instrText>)</w:instrText>
      </w:r>
      <w:r w:rsidR="00D70530" w:rsidRPr="00821032">
        <w:rPr>
          <w:rFonts w:ascii="宋体" w:eastAsia="宋体" w:hAnsi="宋体"/>
          <w:sz w:val="24"/>
          <w:szCs w:val="24"/>
        </w:rPr>
        <w:fldChar w:fldCharType="end"/>
      </w:r>
      <w:r w:rsidR="00D70530" w:rsidRPr="00821032">
        <w:rPr>
          <w:rFonts w:ascii="宋体" w:eastAsia="宋体" w:hAnsi="宋体"/>
          <w:sz w:val="24"/>
          <w:szCs w:val="24"/>
        </w:rPr>
        <w:t>也能对自己在社区的信息作出相对应的修改</w:t>
      </w:r>
      <w:r w:rsidR="00D70530" w:rsidRPr="00821032">
        <w:rPr>
          <w:rFonts w:ascii="宋体" w:eastAsia="宋体" w:hAnsi="宋体" w:hint="eastAsia"/>
          <w:sz w:val="24"/>
          <w:szCs w:val="24"/>
        </w:rPr>
        <w:t>，管理自己发布收藏的帖子以及收到别人评论与留言。</w:t>
      </w:r>
    </w:p>
    <w:p w14:paraId="07F154B1" w14:textId="77777777" w:rsidR="00D70530" w:rsidRPr="00821032" w:rsidRDefault="00D70530">
      <w:pPr>
        <w:spacing w:line="300" w:lineRule="auto"/>
        <w:ind w:firstLineChars="200" w:firstLine="480"/>
        <w:rPr>
          <w:rFonts w:ascii="宋体" w:eastAsia="宋体" w:hAnsi="宋体"/>
          <w:sz w:val="24"/>
          <w:szCs w:val="24"/>
        </w:rPr>
        <w:pPrChange w:id="88" w:author="王同罕" w:date="2019-05-04T16:10:00Z">
          <w:pPr/>
        </w:pPrChange>
      </w:pPr>
      <w:r w:rsidRPr="00821032">
        <w:rPr>
          <w:rFonts w:ascii="宋体" w:eastAsia="宋体" w:hAnsi="宋体"/>
          <w:sz w:val="24"/>
          <w:szCs w:val="24"/>
        </w:rPr>
        <w:tab/>
        <w:t>2</w:t>
      </w:r>
      <w:r w:rsidRPr="00821032">
        <w:rPr>
          <w:rFonts w:ascii="宋体" w:eastAsia="宋体" w:hAnsi="宋体" w:hint="eastAsia"/>
          <w:sz w:val="24"/>
          <w:szCs w:val="24"/>
        </w:rPr>
        <w:t>）</w:t>
      </w:r>
      <w:del w:id="89" w:author="王同罕" w:date="2019-05-04T16:09:00Z">
        <w:r w:rsidRPr="00821032" w:rsidDel="00470509">
          <w:rPr>
            <w:rFonts w:ascii="宋体" w:eastAsia="宋体" w:hAnsi="宋体" w:hint="eastAsia"/>
            <w:sz w:val="24"/>
            <w:szCs w:val="24"/>
          </w:rPr>
          <w:delText>、</w:delText>
        </w:r>
      </w:del>
      <w:r w:rsidRPr="00821032">
        <w:rPr>
          <w:rFonts w:ascii="宋体" w:eastAsia="宋体" w:hAnsi="宋体"/>
          <w:sz w:val="24"/>
          <w:szCs w:val="24"/>
        </w:rPr>
        <w:t>普通管理模块</w:t>
      </w:r>
      <w:r w:rsidRPr="00821032">
        <w:rPr>
          <w:rFonts w:ascii="宋体" w:eastAsia="宋体" w:hAnsi="宋体" w:hint="eastAsia"/>
          <w:sz w:val="24"/>
          <w:szCs w:val="24"/>
        </w:rPr>
        <w:t>：</w:t>
      </w:r>
    </w:p>
    <w:p w14:paraId="504AAF17" w14:textId="77777777" w:rsidR="00D70530" w:rsidRPr="00821032" w:rsidRDefault="00D70530">
      <w:pPr>
        <w:spacing w:line="300" w:lineRule="auto"/>
        <w:ind w:firstLineChars="200" w:firstLine="480"/>
        <w:rPr>
          <w:rFonts w:ascii="宋体" w:eastAsia="宋体" w:hAnsi="宋体"/>
          <w:sz w:val="24"/>
          <w:szCs w:val="24"/>
        </w:rPr>
        <w:pPrChange w:id="90" w:author="王同罕" w:date="2019-05-04T16:10:00Z">
          <w:pPr/>
        </w:pPrChange>
      </w:pPr>
      <w:r w:rsidRPr="00821032">
        <w:rPr>
          <w:rFonts w:ascii="宋体" w:eastAsia="宋体" w:hAnsi="宋体"/>
          <w:sz w:val="24"/>
          <w:szCs w:val="24"/>
        </w:rPr>
        <w:tab/>
        <w:t>管理员相对于普通用户多的一个权限模块</w:t>
      </w:r>
      <w:r w:rsidRPr="00821032">
        <w:rPr>
          <w:rFonts w:ascii="宋体" w:eastAsia="宋体" w:hAnsi="宋体" w:hint="eastAsia"/>
          <w:sz w:val="24"/>
          <w:szCs w:val="24"/>
        </w:rPr>
        <w:t>，</w:t>
      </w:r>
      <w:r w:rsidRPr="00821032">
        <w:rPr>
          <w:rFonts w:ascii="宋体" w:eastAsia="宋体" w:hAnsi="宋体"/>
          <w:sz w:val="24"/>
          <w:szCs w:val="24"/>
        </w:rPr>
        <w:t>因时间都花费在交流模块上面</w:t>
      </w:r>
      <w:r w:rsidRPr="00821032">
        <w:rPr>
          <w:rFonts w:ascii="宋体" w:eastAsia="宋体" w:hAnsi="宋体" w:hint="eastAsia"/>
          <w:sz w:val="24"/>
          <w:szCs w:val="24"/>
        </w:rPr>
        <w:t>，所以该模块以及下一个模块的功能相对而言部分功能缺失，该模块仅包括：管理需要置顶以及</w:t>
      </w:r>
      <w:r w:rsidR="00E95C59" w:rsidRPr="00821032">
        <w:rPr>
          <w:rFonts w:ascii="宋体" w:eastAsia="宋体" w:hAnsi="宋体" w:hint="eastAsia"/>
          <w:sz w:val="24"/>
          <w:szCs w:val="24"/>
        </w:rPr>
        <w:t>较为精炼</w:t>
      </w:r>
      <w:r w:rsidRPr="00821032">
        <w:rPr>
          <w:rFonts w:ascii="宋体" w:eastAsia="宋体" w:hAnsi="宋体" w:hint="eastAsia"/>
          <w:sz w:val="24"/>
          <w:szCs w:val="24"/>
        </w:rPr>
        <w:t>的帖子</w:t>
      </w:r>
      <w:r w:rsidR="00E95C59" w:rsidRPr="00821032">
        <w:rPr>
          <w:rFonts w:ascii="宋体" w:eastAsia="宋体" w:hAnsi="宋体" w:hint="eastAsia"/>
          <w:sz w:val="24"/>
          <w:szCs w:val="24"/>
        </w:rPr>
        <w:t>或文章；帮助超级管理员发布小区公告等其他较为重要的信</w:t>
      </w:r>
      <w:r w:rsidR="00E95C59" w:rsidRPr="00821032">
        <w:rPr>
          <w:rFonts w:ascii="宋体" w:eastAsia="宋体" w:hAnsi="宋体" w:hint="eastAsia"/>
          <w:sz w:val="24"/>
          <w:szCs w:val="24"/>
        </w:rPr>
        <w:lastRenderedPageBreak/>
        <w:t>息。</w:t>
      </w:r>
    </w:p>
    <w:p w14:paraId="5C2BE650" w14:textId="77777777" w:rsidR="00E95C59" w:rsidRPr="00821032" w:rsidRDefault="00E95C59">
      <w:pPr>
        <w:spacing w:line="300" w:lineRule="auto"/>
        <w:ind w:firstLineChars="200" w:firstLine="480"/>
        <w:rPr>
          <w:rFonts w:ascii="宋体" w:eastAsia="宋体" w:hAnsi="宋体"/>
          <w:sz w:val="24"/>
          <w:szCs w:val="24"/>
        </w:rPr>
        <w:pPrChange w:id="91" w:author="王同罕" w:date="2019-05-04T16:10:00Z">
          <w:pPr/>
        </w:pPrChange>
      </w:pPr>
      <w:r w:rsidRPr="00821032">
        <w:rPr>
          <w:rFonts w:ascii="宋体" w:eastAsia="宋体" w:hAnsi="宋体"/>
          <w:sz w:val="24"/>
          <w:szCs w:val="24"/>
        </w:rPr>
        <w:tab/>
        <w:t>3</w:t>
      </w:r>
      <w:r w:rsidRPr="00821032">
        <w:rPr>
          <w:rFonts w:ascii="宋体" w:eastAsia="宋体" w:hAnsi="宋体" w:hint="eastAsia"/>
          <w:sz w:val="24"/>
          <w:szCs w:val="24"/>
        </w:rPr>
        <w:t>）</w:t>
      </w:r>
      <w:del w:id="92" w:author="王同罕" w:date="2019-05-04T16:09:00Z">
        <w:r w:rsidRPr="00821032" w:rsidDel="00470509">
          <w:rPr>
            <w:rFonts w:ascii="宋体" w:eastAsia="宋体" w:hAnsi="宋体" w:hint="eastAsia"/>
            <w:sz w:val="24"/>
            <w:szCs w:val="24"/>
          </w:rPr>
          <w:delText>、</w:delText>
        </w:r>
      </w:del>
      <w:r w:rsidRPr="00821032">
        <w:rPr>
          <w:rFonts w:ascii="宋体" w:eastAsia="宋体" w:hAnsi="宋体"/>
          <w:sz w:val="24"/>
          <w:szCs w:val="24"/>
        </w:rPr>
        <w:t>超级管理模块</w:t>
      </w:r>
      <w:r w:rsidRPr="00821032">
        <w:rPr>
          <w:rFonts w:ascii="宋体" w:eastAsia="宋体" w:hAnsi="宋体" w:hint="eastAsia"/>
          <w:sz w:val="24"/>
          <w:szCs w:val="24"/>
        </w:rPr>
        <w:t>：</w:t>
      </w:r>
    </w:p>
    <w:p w14:paraId="1B2F668D" w14:textId="77777777" w:rsidR="00E95C59" w:rsidRPr="00821032" w:rsidRDefault="00E95C59">
      <w:pPr>
        <w:spacing w:line="300" w:lineRule="auto"/>
        <w:ind w:firstLineChars="200" w:firstLine="480"/>
        <w:rPr>
          <w:rFonts w:ascii="宋体" w:eastAsia="宋体" w:hAnsi="宋体"/>
          <w:sz w:val="24"/>
          <w:szCs w:val="24"/>
        </w:rPr>
        <w:pPrChange w:id="93" w:author="王同罕" w:date="2019-05-04T16:10:00Z">
          <w:pPr/>
        </w:pPrChange>
      </w:pPr>
      <w:r w:rsidRPr="00821032">
        <w:rPr>
          <w:rFonts w:ascii="宋体" w:eastAsia="宋体" w:hAnsi="宋体"/>
          <w:sz w:val="24"/>
          <w:szCs w:val="24"/>
        </w:rPr>
        <w:tab/>
        <w:t>超级管理员</w:t>
      </w:r>
      <w:r w:rsidR="00B87F14" w:rsidRPr="00821032">
        <w:rPr>
          <w:rFonts w:ascii="宋体" w:eastAsia="宋体" w:hAnsi="宋体" w:hint="eastAsia"/>
          <w:sz w:val="24"/>
          <w:szCs w:val="24"/>
        </w:rPr>
        <w:t>：</w:t>
      </w:r>
      <w:r w:rsidR="00B87F14" w:rsidRPr="00821032">
        <w:rPr>
          <w:rFonts w:ascii="宋体" w:eastAsia="宋体" w:hAnsi="宋体"/>
          <w:sz w:val="24"/>
          <w:szCs w:val="24"/>
        </w:rPr>
        <w:t>顾名思义</w:t>
      </w:r>
      <w:r w:rsidR="00B87F14" w:rsidRPr="00821032">
        <w:rPr>
          <w:rFonts w:ascii="宋体" w:eastAsia="宋体" w:hAnsi="宋体" w:hint="eastAsia"/>
          <w:sz w:val="24"/>
          <w:szCs w:val="24"/>
        </w:rPr>
        <w:t>、具有</w:t>
      </w:r>
      <w:r w:rsidR="00252E82" w:rsidRPr="00821032">
        <w:rPr>
          <w:rFonts w:ascii="宋体" w:eastAsia="宋体" w:hAnsi="宋体" w:hint="eastAsia"/>
          <w:sz w:val="24"/>
          <w:szCs w:val="24"/>
        </w:rPr>
        <w:t>在</w:t>
      </w:r>
      <w:r w:rsidRPr="00821032">
        <w:rPr>
          <w:rFonts w:ascii="宋体" w:eastAsia="宋体" w:hAnsi="宋体"/>
          <w:sz w:val="24"/>
          <w:szCs w:val="24"/>
        </w:rPr>
        <w:t>社区</w:t>
      </w:r>
      <w:r w:rsidR="00C946A2" w:rsidRPr="00821032">
        <w:rPr>
          <w:rFonts w:ascii="宋体" w:eastAsia="宋体" w:hAnsi="宋体"/>
          <w:sz w:val="24"/>
          <w:szCs w:val="24"/>
        </w:rPr>
        <w:t>中</w:t>
      </w:r>
      <w:r w:rsidRPr="00821032">
        <w:rPr>
          <w:rFonts w:ascii="宋体" w:eastAsia="宋体" w:hAnsi="宋体"/>
          <w:sz w:val="24"/>
          <w:szCs w:val="24"/>
        </w:rPr>
        <w:t>最高权限的成员</w:t>
      </w:r>
      <w:r w:rsidR="00C946A2" w:rsidRPr="00821032">
        <w:rPr>
          <w:rFonts w:ascii="宋体" w:eastAsia="宋体" w:hAnsi="宋体" w:hint="eastAsia"/>
          <w:sz w:val="24"/>
          <w:szCs w:val="24"/>
        </w:rPr>
        <w:t>，</w:t>
      </w:r>
      <w:r w:rsidR="00C946A2" w:rsidRPr="00821032">
        <w:rPr>
          <w:rFonts w:ascii="宋体" w:eastAsia="宋体" w:hAnsi="宋体"/>
          <w:sz w:val="24"/>
          <w:szCs w:val="24"/>
        </w:rPr>
        <w:t>但</w:t>
      </w:r>
      <w:r w:rsidR="00AB43C0" w:rsidRPr="00821032">
        <w:rPr>
          <w:rFonts w:ascii="宋体" w:eastAsia="宋体" w:hAnsi="宋体" w:hint="eastAsia"/>
          <w:sz w:val="24"/>
          <w:szCs w:val="24"/>
        </w:rPr>
        <w:t>一般</w:t>
      </w:r>
      <w:r w:rsidR="00C946A2" w:rsidRPr="00821032">
        <w:rPr>
          <w:rFonts w:ascii="宋体" w:eastAsia="宋体" w:hAnsi="宋体"/>
          <w:sz w:val="24"/>
          <w:szCs w:val="24"/>
        </w:rPr>
        <w:t>都是社区管理高层</w:t>
      </w:r>
      <w:r w:rsidRPr="00821032">
        <w:rPr>
          <w:rFonts w:ascii="宋体" w:eastAsia="宋体" w:hAnsi="宋体" w:hint="eastAsia"/>
          <w:sz w:val="24"/>
          <w:szCs w:val="24"/>
        </w:rPr>
        <w:t>；</w:t>
      </w:r>
      <w:r w:rsidRPr="00821032">
        <w:rPr>
          <w:rFonts w:ascii="宋体" w:eastAsia="宋体" w:hAnsi="宋体"/>
          <w:sz w:val="24"/>
          <w:szCs w:val="24"/>
        </w:rPr>
        <w:t>比管理员多出一个超级管理模块</w:t>
      </w:r>
      <w:r w:rsidRPr="00821032">
        <w:rPr>
          <w:rFonts w:ascii="宋体" w:eastAsia="宋体" w:hAnsi="宋体" w:hint="eastAsia"/>
          <w:sz w:val="24"/>
          <w:szCs w:val="24"/>
        </w:rPr>
        <w:t>，</w:t>
      </w:r>
      <w:r w:rsidRPr="00821032">
        <w:rPr>
          <w:rFonts w:ascii="宋体" w:eastAsia="宋体" w:hAnsi="宋体"/>
          <w:sz w:val="24"/>
          <w:szCs w:val="24"/>
        </w:rPr>
        <w:t>功能包括</w:t>
      </w:r>
      <w:r w:rsidRPr="00821032">
        <w:rPr>
          <w:rFonts w:ascii="宋体" w:eastAsia="宋体" w:hAnsi="宋体" w:hint="eastAsia"/>
          <w:sz w:val="24"/>
          <w:szCs w:val="24"/>
        </w:rPr>
        <w:t>：</w:t>
      </w:r>
      <w:r w:rsidRPr="00821032">
        <w:rPr>
          <w:rFonts w:ascii="宋体" w:eastAsia="宋体" w:hAnsi="宋体"/>
          <w:sz w:val="24"/>
          <w:szCs w:val="24"/>
        </w:rPr>
        <w:t>修改用户的权限</w:t>
      </w:r>
      <w:r w:rsidRPr="00821032">
        <w:rPr>
          <w:rFonts w:ascii="宋体" w:eastAsia="宋体" w:hAnsi="宋体" w:hint="eastAsia"/>
          <w:sz w:val="24"/>
          <w:szCs w:val="24"/>
        </w:rPr>
        <w:t>，</w:t>
      </w:r>
      <w:r w:rsidRPr="00821032">
        <w:rPr>
          <w:rFonts w:ascii="宋体" w:eastAsia="宋体" w:hAnsi="宋体"/>
          <w:sz w:val="24"/>
          <w:szCs w:val="24"/>
        </w:rPr>
        <w:t>新增</w:t>
      </w:r>
      <w:r w:rsidRPr="00821032">
        <w:rPr>
          <w:rFonts w:ascii="宋体" w:eastAsia="宋体" w:hAnsi="宋体" w:hint="eastAsia"/>
          <w:sz w:val="24"/>
          <w:szCs w:val="24"/>
        </w:rPr>
        <w:t>、</w:t>
      </w:r>
      <w:r w:rsidRPr="00821032">
        <w:rPr>
          <w:rFonts w:ascii="宋体" w:eastAsia="宋体" w:hAnsi="宋体"/>
          <w:sz w:val="24"/>
          <w:szCs w:val="24"/>
        </w:rPr>
        <w:t>修改帖子或文章所属类型的名称</w:t>
      </w:r>
      <w:r w:rsidRPr="00821032">
        <w:rPr>
          <w:rFonts w:ascii="宋体" w:eastAsia="宋体" w:hAnsi="宋体" w:hint="eastAsia"/>
          <w:sz w:val="24"/>
          <w:szCs w:val="24"/>
        </w:rPr>
        <w:t>。</w:t>
      </w:r>
    </w:p>
    <w:p w14:paraId="047E00C0" w14:textId="77777777" w:rsidR="008C7D9B" w:rsidRDefault="008F7F32">
      <w:pPr>
        <w:pStyle w:val="2"/>
        <w:spacing w:before="0" w:after="0" w:line="300" w:lineRule="auto"/>
        <w:rPr>
          <w:rFonts w:ascii="Times New Roman" w:hAnsi="Times New Roman" w:cs="Times New Roman"/>
        </w:rPr>
      </w:pPr>
      <w:bookmarkStart w:id="94" w:name="_Toc7028453"/>
      <w:r w:rsidRPr="001A37AC">
        <w:rPr>
          <w:rFonts w:ascii="Times New Roman" w:hAnsi="Times New Roman" w:cs="Times New Roman"/>
        </w:rPr>
        <w:t xml:space="preserve">2.2  </w:t>
      </w:r>
      <w:r w:rsidR="007246BA">
        <w:rPr>
          <w:rFonts w:ascii="Times New Roman" w:hAnsi="Times New Roman" w:cs="Times New Roman"/>
        </w:rPr>
        <w:t>各</w:t>
      </w:r>
      <w:r w:rsidR="007246BA">
        <w:rPr>
          <w:rFonts w:ascii="Times New Roman" w:hAnsi="Times New Roman" w:cs="Times New Roman" w:hint="eastAsia"/>
        </w:rPr>
        <w:t>模块及功能需求</w:t>
      </w:r>
      <w:r w:rsidR="00014403">
        <w:rPr>
          <w:rFonts w:ascii="Times New Roman" w:hAnsi="Times New Roman" w:cs="Times New Roman" w:hint="eastAsia"/>
        </w:rPr>
        <w:t>介绍</w:t>
      </w:r>
      <w:bookmarkStart w:id="95" w:name="_GoBack"/>
      <w:bookmarkEnd w:id="94"/>
      <w:bookmarkEnd w:id="95"/>
    </w:p>
    <w:p w14:paraId="70EF6AD6" w14:textId="77777777" w:rsidR="00E95C59" w:rsidRDefault="00E95C59" w:rsidP="00E95C59">
      <w:pPr>
        <w:pStyle w:val="3"/>
      </w:pPr>
      <w:bookmarkStart w:id="96" w:name="_Toc7028454"/>
      <w:r>
        <w:rPr>
          <w:rFonts w:hint="eastAsia"/>
        </w:rPr>
        <w:t>2</w:t>
      </w:r>
      <w:r>
        <w:t xml:space="preserve">.2.1  </w:t>
      </w:r>
      <w:r>
        <w:t>交流模块</w:t>
      </w:r>
      <w:bookmarkEnd w:id="96"/>
    </w:p>
    <w:p w14:paraId="2BE29093" w14:textId="77777777" w:rsidR="003F1460" w:rsidRPr="00821032" w:rsidRDefault="0049443C">
      <w:pPr>
        <w:spacing w:line="300" w:lineRule="auto"/>
        <w:ind w:firstLineChars="200" w:firstLine="420"/>
        <w:rPr>
          <w:rFonts w:ascii="宋体" w:eastAsia="宋体" w:hAnsi="宋体"/>
          <w:sz w:val="24"/>
          <w:szCs w:val="24"/>
        </w:rPr>
        <w:pPrChange w:id="97" w:author="王同罕" w:date="2019-05-04T16:10:00Z">
          <w:pPr/>
        </w:pPrChange>
      </w:pPr>
      <w:r>
        <w:tab/>
      </w:r>
      <w:r w:rsidRPr="00821032">
        <w:rPr>
          <w:rFonts w:ascii="宋体" w:eastAsia="宋体" w:hAnsi="宋体"/>
          <w:sz w:val="24"/>
          <w:szCs w:val="24"/>
        </w:rPr>
        <w:t>该社区网站将交流模块作为访问的首页</w:t>
      </w:r>
      <w:r w:rsidRPr="00821032">
        <w:rPr>
          <w:rFonts w:ascii="宋体" w:eastAsia="宋体" w:hAnsi="宋体" w:hint="eastAsia"/>
          <w:sz w:val="24"/>
          <w:szCs w:val="24"/>
        </w:rPr>
        <w:t>，</w:t>
      </w:r>
      <w:r w:rsidR="00ED1C53" w:rsidRPr="00821032">
        <w:rPr>
          <w:rFonts w:ascii="宋体" w:eastAsia="宋体" w:hAnsi="宋体" w:hint="eastAsia"/>
          <w:sz w:val="24"/>
          <w:szCs w:val="24"/>
        </w:rPr>
        <w:t>采用了LayUI</w:t>
      </w:r>
      <w:r w:rsidR="00ED1C53" w:rsidRPr="00821032">
        <w:rPr>
          <w:rFonts w:ascii="宋体" w:eastAsia="宋体" w:hAnsi="宋体"/>
          <w:sz w:val="24"/>
          <w:szCs w:val="24"/>
        </w:rPr>
        <w:t>经典化框架作为主要前端页面</w:t>
      </w:r>
      <w:r w:rsidR="00ED1C53" w:rsidRPr="00821032">
        <w:rPr>
          <w:rFonts w:ascii="宋体" w:eastAsia="宋体" w:hAnsi="宋体" w:hint="eastAsia"/>
          <w:sz w:val="24"/>
          <w:szCs w:val="24"/>
        </w:rPr>
        <w:t>，显示效果能达到一面极简、一面丰盈；极简是是视觉的所在的外在，</w:t>
      </w:r>
      <w:r w:rsidR="00ED1C53" w:rsidRPr="00821032">
        <w:rPr>
          <w:rFonts w:ascii="宋体" w:eastAsia="宋体" w:hAnsi="宋体"/>
          <w:sz w:val="24"/>
          <w:szCs w:val="24"/>
        </w:rPr>
        <w:t>丰盈是倾情雕琢的内在</w:t>
      </w:r>
      <w:r w:rsidR="00ED1C53" w:rsidRPr="00821032">
        <w:rPr>
          <w:rFonts w:ascii="宋体" w:eastAsia="宋体" w:hAnsi="宋体" w:hint="eastAsia"/>
          <w:sz w:val="24"/>
          <w:szCs w:val="24"/>
        </w:rPr>
        <w:t>，</w:t>
      </w:r>
      <w:r w:rsidR="00ED1C53" w:rsidRPr="00821032">
        <w:rPr>
          <w:rFonts w:ascii="宋体" w:eastAsia="宋体" w:hAnsi="宋体"/>
          <w:sz w:val="24"/>
          <w:szCs w:val="24"/>
        </w:rPr>
        <w:t>简而重</w:t>
      </w:r>
      <w:r w:rsidR="00ED1C53" w:rsidRPr="00821032">
        <w:rPr>
          <w:rFonts w:ascii="宋体" w:eastAsia="宋体" w:hAnsi="宋体" w:hint="eastAsia"/>
          <w:sz w:val="24"/>
          <w:szCs w:val="24"/>
        </w:rPr>
        <w:t>，</w:t>
      </w:r>
      <w:r w:rsidR="00ED1C53" w:rsidRPr="00821032">
        <w:rPr>
          <w:rFonts w:ascii="宋体" w:eastAsia="宋体" w:hAnsi="宋体"/>
          <w:sz w:val="24"/>
          <w:szCs w:val="24"/>
        </w:rPr>
        <w:t>以此达到双面体验的效果</w:t>
      </w:r>
      <w:r w:rsidR="00ED1C53" w:rsidRPr="00821032">
        <w:rPr>
          <w:rFonts w:ascii="宋体" w:eastAsia="宋体" w:hAnsi="宋体" w:hint="eastAsia"/>
          <w:sz w:val="24"/>
          <w:szCs w:val="24"/>
        </w:rPr>
        <w:t>，</w:t>
      </w:r>
      <w:r w:rsidR="00ED1C53" w:rsidRPr="00821032">
        <w:rPr>
          <w:rFonts w:ascii="宋体" w:eastAsia="宋体" w:hAnsi="宋体"/>
          <w:sz w:val="24"/>
          <w:szCs w:val="24"/>
        </w:rPr>
        <w:t>更加的平易近人</w:t>
      </w:r>
      <w:r w:rsidR="00ED1C53" w:rsidRPr="00821032">
        <w:rPr>
          <w:rFonts w:ascii="宋体" w:eastAsia="宋体" w:hAnsi="宋体" w:hint="eastAsia"/>
          <w:sz w:val="24"/>
          <w:szCs w:val="24"/>
        </w:rPr>
        <w:t>；</w:t>
      </w:r>
      <w:r w:rsidR="007E1224" w:rsidRPr="00821032">
        <w:rPr>
          <w:rFonts w:ascii="宋体" w:eastAsia="宋体" w:hAnsi="宋体" w:hint="eastAsia"/>
          <w:sz w:val="24"/>
          <w:szCs w:val="24"/>
        </w:rPr>
        <w:t>简易社区以怪异文字的形式做为logo标签，logo主要的设计缘由是用一个独特视觉符号代替社区品牌，这样既直观又具有比较高的识别性，</w:t>
      </w:r>
      <w:r w:rsidR="003F1460" w:rsidRPr="00821032">
        <w:rPr>
          <w:rFonts w:ascii="宋体" w:eastAsia="宋体" w:hAnsi="宋体" w:hint="eastAsia"/>
          <w:sz w:val="24"/>
          <w:szCs w:val="24"/>
        </w:rPr>
        <w:t>单击logo图标即可返回主界面，不管是已登录或未登录都能浏览页面，页面能看到的按钮和链接都能使用和访问</w:t>
      </w:r>
      <w:r w:rsidR="00ED1C53" w:rsidRPr="00821032">
        <w:rPr>
          <w:rFonts w:ascii="宋体" w:eastAsia="宋体" w:hAnsi="宋体" w:hint="eastAsia"/>
          <w:sz w:val="24"/>
          <w:szCs w:val="24"/>
        </w:rPr>
        <w:t>，并且不包含任何广告和恶意链接</w:t>
      </w:r>
      <w:r w:rsidR="003F1460" w:rsidRPr="00821032">
        <w:rPr>
          <w:rFonts w:ascii="宋体" w:eastAsia="宋体" w:hAnsi="宋体" w:hint="eastAsia"/>
          <w:sz w:val="24"/>
          <w:szCs w:val="24"/>
        </w:rPr>
        <w:t>，以</w:t>
      </w:r>
      <w:r w:rsidR="00ED1C53" w:rsidRPr="00821032">
        <w:rPr>
          <w:rFonts w:ascii="宋体" w:eastAsia="宋体" w:hAnsi="宋体" w:hint="eastAsia"/>
          <w:sz w:val="24"/>
          <w:szCs w:val="24"/>
        </w:rPr>
        <w:t>这种简洁的</w:t>
      </w:r>
      <w:r w:rsidR="003F1460" w:rsidRPr="00821032">
        <w:rPr>
          <w:rFonts w:ascii="宋体" w:eastAsia="宋体" w:hAnsi="宋体" w:hint="eastAsia"/>
          <w:sz w:val="24"/>
          <w:szCs w:val="24"/>
        </w:rPr>
        <w:t>形式</w:t>
      </w:r>
      <w:r w:rsidR="00ED1C53" w:rsidRPr="00821032">
        <w:rPr>
          <w:rFonts w:ascii="宋体" w:eastAsia="宋体" w:hAnsi="宋体" w:hint="eastAsia"/>
          <w:sz w:val="24"/>
          <w:szCs w:val="24"/>
        </w:rPr>
        <w:t>突显出社区的氛围</w:t>
      </w:r>
      <w:r w:rsidR="003F1460" w:rsidRPr="00821032">
        <w:rPr>
          <w:rFonts w:ascii="宋体" w:eastAsia="宋体" w:hAnsi="宋体" w:hint="eastAsia"/>
          <w:sz w:val="24"/>
          <w:szCs w:val="24"/>
        </w:rPr>
        <w:t>，让</w:t>
      </w:r>
      <w:r w:rsidR="00ED1C53" w:rsidRPr="00821032">
        <w:rPr>
          <w:rFonts w:ascii="宋体" w:eastAsia="宋体" w:hAnsi="宋体" w:hint="eastAsia"/>
          <w:sz w:val="24"/>
          <w:szCs w:val="24"/>
        </w:rPr>
        <w:t>浏览的</w:t>
      </w:r>
      <w:r w:rsidR="003F1460" w:rsidRPr="00821032">
        <w:rPr>
          <w:rFonts w:ascii="宋体" w:eastAsia="宋体" w:hAnsi="宋体" w:hint="eastAsia"/>
          <w:sz w:val="24"/>
          <w:szCs w:val="24"/>
        </w:rPr>
        <w:t>游客感受</w:t>
      </w:r>
      <w:r w:rsidR="00ED1C53" w:rsidRPr="00821032">
        <w:rPr>
          <w:rFonts w:ascii="宋体" w:eastAsia="宋体" w:hAnsi="宋体" w:hint="eastAsia"/>
          <w:sz w:val="24"/>
          <w:szCs w:val="24"/>
        </w:rPr>
        <w:t>社区带来的舒适感。</w:t>
      </w:r>
    </w:p>
    <w:p w14:paraId="2DD1228F" w14:textId="77777777" w:rsidR="00754B5E" w:rsidRDefault="00754B5E" w:rsidP="00754B5E">
      <w:pPr>
        <w:jc w:val="center"/>
      </w:pPr>
      <w:r>
        <w:rPr>
          <w:noProof/>
        </w:rPr>
        <w:drawing>
          <wp:inline distT="0" distB="0" distL="0" distR="0" wp14:anchorId="68FAAF6D" wp14:editId="7428DDC8">
            <wp:extent cx="5579110" cy="27241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110" cy="2724150"/>
                    </a:xfrm>
                    <a:prstGeom prst="rect">
                      <a:avLst/>
                    </a:prstGeom>
                  </pic:spPr>
                </pic:pic>
              </a:graphicData>
            </a:graphic>
          </wp:inline>
        </w:drawing>
      </w:r>
    </w:p>
    <w:p w14:paraId="4B27828B" w14:textId="77777777" w:rsidR="00754B5E" w:rsidRDefault="00754B5E" w:rsidP="00754B5E">
      <w:pPr>
        <w:jc w:val="center"/>
      </w:pPr>
      <w:commentRangeStart w:id="98"/>
      <w:r>
        <w:t>图</w:t>
      </w:r>
      <w:r>
        <w:rPr>
          <w:rFonts w:hint="eastAsia"/>
        </w:rPr>
        <w:t xml:space="preserve"> </w:t>
      </w:r>
      <w:r>
        <w:t>2.2.1.1 首页展示</w:t>
      </w:r>
      <w:commentRangeEnd w:id="98"/>
      <w:r w:rsidR="00470509">
        <w:rPr>
          <w:rStyle w:val="ae"/>
        </w:rPr>
        <w:commentReference w:id="98"/>
      </w:r>
    </w:p>
    <w:p w14:paraId="45C7E9FC" w14:textId="77777777" w:rsidR="00754B5E" w:rsidRDefault="00754B5E" w:rsidP="00754B5E">
      <w:pPr>
        <w:jc w:val="center"/>
      </w:pPr>
    </w:p>
    <w:p w14:paraId="21683A12" w14:textId="77777777" w:rsidR="00E95C59" w:rsidRPr="00821032" w:rsidRDefault="0049443C">
      <w:pPr>
        <w:spacing w:line="300" w:lineRule="auto"/>
        <w:ind w:firstLineChars="200" w:firstLine="480"/>
        <w:rPr>
          <w:rFonts w:ascii="宋体" w:eastAsia="宋体" w:hAnsi="宋体"/>
          <w:sz w:val="24"/>
          <w:szCs w:val="24"/>
        </w:rPr>
        <w:pPrChange w:id="99" w:author="王同罕" w:date="2019-05-04T16:12:00Z">
          <w:pPr>
            <w:ind w:firstLine="420"/>
          </w:pPr>
        </w:pPrChange>
      </w:pPr>
      <w:r w:rsidRPr="00821032">
        <w:rPr>
          <w:rFonts w:ascii="宋体" w:eastAsia="宋体" w:hAnsi="宋体" w:hint="eastAsia"/>
          <w:sz w:val="24"/>
          <w:szCs w:val="24"/>
        </w:rPr>
        <w:t>首页主要共划分</w:t>
      </w:r>
      <w:r w:rsidR="003F1460" w:rsidRPr="00821032">
        <w:rPr>
          <w:rFonts w:ascii="宋体" w:eastAsia="宋体" w:hAnsi="宋体" w:hint="eastAsia"/>
          <w:sz w:val="24"/>
          <w:szCs w:val="24"/>
        </w:rPr>
        <w:t>六</w:t>
      </w:r>
      <w:r w:rsidRPr="00821032">
        <w:rPr>
          <w:rFonts w:ascii="宋体" w:eastAsia="宋体" w:hAnsi="宋体" w:hint="eastAsia"/>
          <w:sz w:val="24"/>
          <w:szCs w:val="24"/>
        </w:rPr>
        <w:t>个小版块：</w:t>
      </w:r>
      <w:r w:rsidR="003F1460" w:rsidRPr="00821032">
        <w:rPr>
          <w:rFonts w:ascii="宋体" w:eastAsia="宋体" w:hAnsi="宋体" w:hint="eastAsia"/>
          <w:sz w:val="24"/>
          <w:szCs w:val="24"/>
        </w:rPr>
        <w:t>快捷按钮、</w:t>
      </w:r>
      <w:r w:rsidRPr="00821032">
        <w:rPr>
          <w:rFonts w:ascii="宋体" w:eastAsia="宋体" w:hAnsi="宋体" w:hint="eastAsia"/>
          <w:sz w:val="24"/>
          <w:szCs w:val="24"/>
        </w:rPr>
        <w:t>置顶、所有</w:t>
      </w:r>
      <w:r w:rsidR="003F1460" w:rsidRPr="00821032">
        <w:rPr>
          <w:rFonts w:ascii="宋体" w:eastAsia="宋体" w:hAnsi="宋体" w:hint="eastAsia"/>
          <w:sz w:val="24"/>
          <w:szCs w:val="24"/>
        </w:rPr>
        <w:t>帖子</w:t>
      </w:r>
      <w:r w:rsidRPr="00821032">
        <w:rPr>
          <w:rFonts w:ascii="宋体" w:eastAsia="宋体" w:hAnsi="宋体" w:hint="eastAsia"/>
          <w:sz w:val="24"/>
          <w:szCs w:val="24"/>
        </w:rPr>
        <w:t>、公告、回帖周榜以及本周热议；</w:t>
      </w:r>
      <w:r w:rsidR="003F1460" w:rsidRPr="00821032">
        <w:rPr>
          <w:rFonts w:ascii="宋体" w:eastAsia="宋体" w:hAnsi="宋体" w:hint="eastAsia"/>
          <w:sz w:val="24"/>
          <w:szCs w:val="24"/>
        </w:rPr>
        <w:t>快捷按钮每个都有相</w:t>
      </w:r>
      <w:r w:rsidR="007646C5" w:rsidRPr="00821032">
        <w:rPr>
          <w:rFonts w:ascii="宋体" w:eastAsia="宋体" w:hAnsi="宋体" w:hint="eastAsia"/>
          <w:sz w:val="24"/>
          <w:szCs w:val="24"/>
        </w:rPr>
        <w:t>对应功能，既方便快速使用，又能不占界面显示面积，也不会影响美观</w:t>
      </w:r>
      <w:r w:rsidR="003F1460" w:rsidRPr="00821032">
        <w:rPr>
          <w:rFonts w:ascii="宋体" w:eastAsia="宋体" w:hAnsi="宋体" w:hint="eastAsia"/>
          <w:sz w:val="24"/>
          <w:szCs w:val="24"/>
        </w:rPr>
        <w:t>；</w:t>
      </w:r>
      <w:r w:rsidRPr="00821032">
        <w:rPr>
          <w:rFonts w:ascii="宋体" w:eastAsia="宋体" w:hAnsi="宋体" w:hint="eastAsia"/>
          <w:sz w:val="24"/>
          <w:szCs w:val="24"/>
        </w:rPr>
        <w:t>每个版块都显示相对应的数据，以所有</w:t>
      </w:r>
      <w:r w:rsidR="003F1460" w:rsidRPr="00821032">
        <w:rPr>
          <w:rFonts w:ascii="宋体" w:eastAsia="宋体" w:hAnsi="宋体" w:hint="eastAsia"/>
          <w:sz w:val="24"/>
          <w:szCs w:val="24"/>
        </w:rPr>
        <w:t>帖子的</w:t>
      </w:r>
      <w:r w:rsidRPr="00821032">
        <w:rPr>
          <w:rFonts w:ascii="宋体" w:eastAsia="宋体" w:hAnsi="宋体" w:hint="eastAsia"/>
          <w:sz w:val="24"/>
          <w:szCs w:val="24"/>
        </w:rPr>
        <w:t>版块为主，</w:t>
      </w:r>
      <w:r w:rsidR="003F1460" w:rsidRPr="00821032">
        <w:rPr>
          <w:rFonts w:ascii="宋体" w:eastAsia="宋体" w:hAnsi="宋体" w:hint="eastAsia"/>
          <w:sz w:val="24"/>
          <w:szCs w:val="24"/>
        </w:rPr>
        <w:t>其他为次；单击相对应的帖子或文章都可以查询帖子或文章的详细信息</w:t>
      </w:r>
      <w:r w:rsidR="007646C5" w:rsidRPr="00821032">
        <w:rPr>
          <w:rFonts w:ascii="宋体" w:eastAsia="宋体" w:hAnsi="宋体" w:hint="eastAsia"/>
          <w:sz w:val="24"/>
          <w:szCs w:val="24"/>
        </w:rPr>
        <w:t>，单击头像便可看到这条帖子的发帖人的详细信息</w:t>
      </w:r>
      <w:r w:rsidR="007E1224" w:rsidRPr="00821032">
        <w:rPr>
          <w:rFonts w:ascii="宋体" w:eastAsia="宋体" w:hAnsi="宋体" w:hint="eastAsia"/>
          <w:sz w:val="24"/>
          <w:szCs w:val="24"/>
        </w:rPr>
        <w:t>。</w:t>
      </w:r>
    </w:p>
    <w:p w14:paraId="36888FFE" w14:textId="77777777" w:rsidR="0030135B" w:rsidRPr="00821032" w:rsidRDefault="0030135B">
      <w:pPr>
        <w:spacing w:line="300" w:lineRule="auto"/>
        <w:ind w:firstLineChars="200" w:firstLine="480"/>
        <w:rPr>
          <w:rFonts w:ascii="宋体" w:eastAsia="宋体" w:hAnsi="宋体"/>
          <w:sz w:val="24"/>
          <w:szCs w:val="24"/>
        </w:rPr>
        <w:pPrChange w:id="100" w:author="王同罕" w:date="2019-05-04T16:12:00Z">
          <w:pPr>
            <w:ind w:firstLine="420"/>
          </w:pPr>
        </w:pPrChange>
      </w:pPr>
      <w:r w:rsidRPr="00821032">
        <w:rPr>
          <w:rFonts w:ascii="宋体" w:eastAsia="宋体" w:hAnsi="宋体"/>
          <w:sz w:val="24"/>
          <w:szCs w:val="24"/>
        </w:rPr>
        <w:lastRenderedPageBreak/>
        <w:t>对于详细信息页面</w:t>
      </w:r>
      <w:r w:rsidRPr="00821032">
        <w:rPr>
          <w:rFonts w:ascii="宋体" w:eastAsia="宋体" w:hAnsi="宋体" w:hint="eastAsia"/>
          <w:sz w:val="24"/>
          <w:szCs w:val="24"/>
        </w:rPr>
        <w:t>，</w:t>
      </w:r>
      <w:r w:rsidR="007646C5" w:rsidRPr="00821032">
        <w:rPr>
          <w:rFonts w:ascii="宋体" w:eastAsia="宋体" w:hAnsi="宋体" w:hint="eastAsia"/>
          <w:sz w:val="24"/>
          <w:szCs w:val="24"/>
        </w:rPr>
        <w:t>不仅能够看到对应的帖子信息</w:t>
      </w:r>
      <w:r w:rsidR="00F22A9B" w:rsidRPr="00821032">
        <w:rPr>
          <w:rFonts w:ascii="宋体" w:eastAsia="宋体" w:hAnsi="宋体" w:hint="eastAsia"/>
          <w:sz w:val="24"/>
          <w:szCs w:val="24"/>
        </w:rPr>
        <w:t>，比如：发帖人、发布时间、头像、帖子类型等</w:t>
      </w:r>
      <w:r w:rsidR="007646C5" w:rsidRPr="00821032">
        <w:rPr>
          <w:rFonts w:ascii="宋体" w:eastAsia="宋体" w:hAnsi="宋体" w:hint="eastAsia"/>
          <w:sz w:val="24"/>
          <w:szCs w:val="24"/>
        </w:rPr>
        <w:t>，而且在界面顶端和右侧</w:t>
      </w:r>
      <w:r w:rsidRPr="00821032">
        <w:rPr>
          <w:rFonts w:ascii="宋体" w:eastAsia="宋体" w:hAnsi="宋体"/>
          <w:sz w:val="24"/>
          <w:szCs w:val="24"/>
        </w:rPr>
        <w:t>保留了大部分快捷按钮</w:t>
      </w:r>
      <w:r w:rsidR="007646C5" w:rsidRPr="00821032">
        <w:rPr>
          <w:rFonts w:ascii="宋体" w:eastAsia="宋体" w:hAnsi="宋体" w:hint="eastAsia"/>
          <w:sz w:val="24"/>
          <w:szCs w:val="24"/>
        </w:rPr>
        <w:t>，</w:t>
      </w:r>
      <w:r w:rsidR="007646C5" w:rsidRPr="00821032">
        <w:rPr>
          <w:rFonts w:ascii="宋体" w:eastAsia="宋体" w:hAnsi="宋体"/>
          <w:sz w:val="24"/>
          <w:szCs w:val="24"/>
        </w:rPr>
        <w:t>但还是以帖子详细信息为主</w:t>
      </w:r>
      <w:r w:rsidR="002744B9" w:rsidRPr="00821032">
        <w:rPr>
          <w:rFonts w:ascii="宋体" w:eastAsia="宋体" w:hAnsi="宋体" w:hint="eastAsia"/>
          <w:sz w:val="24"/>
          <w:szCs w:val="24"/>
        </w:rPr>
        <w:t>，</w:t>
      </w:r>
      <w:r w:rsidR="002744B9" w:rsidRPr="00821032">
        <w:rPr>
          <w:rFonts w:ascii="宋体" w:eastAsia="宋体" w:hAnsi="宋体"/>
          <w:sz w:val="24"/>
          <w:szCs w:val="24"/>
        </w:rPr>
        <w:t>如果该帖子的发布人是当前用户</w:t>
      </w:r>
      <w:r w:rsidR="002744B9" w:rsidRPr="00821032">
        <w:rPr>
          <w:rFonts w:ascii="宋体" w:eastAsia="宋体" w:hAnsi="宋体" w:hint="eastAsia"/>
          <w:sz w:val="24"/>
          <w:szCs w:val="24"/>
        </w:rPr>
        <w:t>，</w:t>
      </w:r>
      <w:r w:rsidR="002744B9" w:rsidRPr="00821032">
        <w:rPr>
          <w:rFonts w:ascii="宋体" w:eastAsia="宋体" w:hAnsi="宋体"/>
          <w:sz w:val="24"/>
          <w:szCs w:val="24"/>
        </w:rPr>
        <w:t>便可增加请求置顶和请求加精的特殊按钮</w:t>
      </w:r>
      <w:r w:rsidR="002744B9" w:rsidRPr="00821032">
        <w:rPr>
          <w:rFonts w:ascii="宋体" w:eastAsia="宋体" w:hAnsi="宋体" w:hint="eastAsia"/>
          <w:sz w:val="24"/>
          <w:szCs w:val="24"/>
        </w:rPr>
        <w:t>，</w:t>
      </w:r>
      <w:r w:rsidR="002744B9" w:rsidRPr="00821032">
        <w:rPr>
          <w:rFonts w:ascii="宋体" w:eastAsia="宋体" w:hAnsi="宋体"/>
          <w:sz w:val="24"/>
          <w:szCs w:val="24"/>
        </w:rPr>
        <w:t>一旦管理员通过了请求便可在首页的置顶版块显示您的帖子</w:t>
      </w:r>
      <w:r w:rsidR="002744B9" w:rsidRPr="00821032">
        <w:rPr>
          <w:rFonts w:ascii="宋体" w:eastAsia="宋体" w:hAnsi="宋体" w:hint="eastAsia"/>
          <w:sz w:val="24"/>
          <w:szCs w:val="24"/>
        </w:rPr>
        <w:t>，如果觉得自己发布的这条帖子觉得不太好，我们提供了删除按钮</w:t>
      </w:r>
      <w:r w:rsidR="007646C5" w:rsidRPr="00821032">
        <w:rPr>
          <w:rFonts w:ascii="宋体" w:eastAsia="宋体" w:hAnsi="宋体" w:hint="eastAsia"/>
          <w:sz w:val="24"/>
          <w:szCs w:val="24"/>
        </w:rPr>
        <w:t>；</w:t>
      </w:r>
      <w:r w:rsidR="007646C5" w:rsidRPr="00821032">
        <w:rPr>
          <w:rFonts w:ascii="宋体" w:eastAsia="宋体" w:hAnsi="宋体"/>
          <w:sz w:val="24"/>
          <w:szCs w:val="24"/>
        </w:rPr>
        <w:t>查看时</w:t>
      </w:r>
      <w:r w:rsidR="007646C5" w:rsidRPr="00821032">
        <w:rPr>
          <w:rFonts w:ascii="宋体" w:eastAsia="宋体" w:hAnsi="宋体" w:hint="eastAsia"/>
          <w:sz w:val="24"/>
          <w:szCs w:val="24"/>
        </w:rPr>
        <w:t>，</w:t>
      </w:r>
      <w:r w:rsidR="007646C5" w:rsidRPr="00821032">
        <w:rPr>
          <w:rFonts w:ascii="宋体" w:eastAsia="宋体" w:hAnsi="宋体"/>
          <w:sz w:val="24"/>
          <w:szCs w:val="24"/>
        </w:rPr>
        <w:t>在一定时间内停留该帖子便能记录阅读次数</w:t>
      </w:r>
      <w:r w:rsidR="007646C5" w:rsidRPr="00821032">
        <w:rPr>
          <w:rFonts w:ascii="宋体" w:eastAsia="宋体" w:hAnsi="宋体" w:hint="eastAsia"/>
          <w:sz w:val="24"/>
          <w:szCs w:val="24"/>
        </w:rPr>
        <w:t>，</w:t>
      </w:r>
      <w:r w:rsidR="007646C5" w:rsidRPr="00821032">
        <w:rPr>
          <w:rFonts w:ascii="宋体" w:eastAsia="宋体" w:hAnsi="宋体"/>
          <w:sz w:val="24"/>
          <w:szCs w:val="24"/>
        </w:rPr>
        <w:t>在显示详细信息的偏上部</w:t>
      </w:r>
      <w:r w:rsidR="007646C5" w:rsidRPr="00821032">
        <w:rPr>
          <w:rFonts w:ascii="宋体" w:eastAsia="宋体" w:hAnsi="宋体" w:hint="eastAsia"/>
          <w:sz w:val="24"/>
          <w:szCs w:val="24"/>
        </w:rPr>
        <w:t>，</w:t>
      </w:r>
      <w:r w:rsidR="007646C5" w:rsidRPr="00821032">
        <w:rPr>
          <w:rFonts w:ascii="宋体" w:eastAsia="宋体" w:hAnsi="宋体"/>
          <w:sz w:val="24"/>
          <w:szCs w:val="24"/>
        </w:rPr>
        <w:t>而右侧以小图标的形式</w:t>
      </w:r>
      <w:r w:rsidR="007646C5" w:rsidRPr="00821032">
        <w:rPr>
          <w:rFonts w:ascii="宋体" w:eastAsia="宋体" w:hAnsi="宋体" w:hint="eastAsia"/>
          <w:sz w:val="24"/>
          <w:szCs w:val="24"/>
        </w:rPr>
        <w:t>，</w:t>
      </w:r>
      <w:r w:rsidR="007646C5" w:rsidRPr="00821032">
        <w:rPr>
          <w:rFonts w:ascii="宋体" w:eastAsia="宋体" w:hAnsi="宋体"/>
          <w:sz w:val="24"/>
          <w:szCs w:val="24"/>
        </w:rPr>
        <w:t>更能贴近当前市面上的视觉显示效果</w:t>
      </w:r>
      <w:r w:rsidR="007646C5" w:rsidRPr="00821032">
        <w:rPr>
          <w:rFonts w:ascii="宋体" w:eastAsia="宋体" w:hAnsi="宋体" w:hint="eastAsia"/>
          <w:sz w:val="24"/>
          <w:szCs w:val="24"/>
        </w:rPr>
        <w:t>，</w:t>
      </w:r>
      <w:r w:rsidR="007646C5" w:rsidRPr="00821032">
        <w:rPr>
          <w:rFonts w:ascii="宋体" w:eastAsia="宋体" w:hAnsi="宋体"/>
          <w:sz w:val="24"/>
          <w:szCs w:val="24"/>
        </w:rPr>
        <w:t>单击小图标可收藏</w:t>
      </w:r>
      <w:r w:rsidR="007646C5" w:rsidRPr="00821032">
        <w:rPr>
          <w:rFonts w:ascii="宋体" w:eastAsia="宋体" w:hAnsi="宋体" w:hint="eastAsia"/>
          <w:sz w:val="24"/>
          <w:szCs w:val="24"/>
        </w:rPr>
        <w:t>（注：保证文章不会因刷新而流失）、可评论（注：说出对当前文章的想法以及建议）</w:t>
      </w:r>
      <w:r w:rsidR="00023F90" w:rsidRPr="00821032">
        <w:rPr>
          <w:rFonts w:ascii="宋体" w:eastAsia="宋体" w:hAnsi="宋体" w:hint="eastAsia"/>
          <w:sz w:val="24"/>
          <w:szCs w:val="24"/>
        </w:rPr>
        <w:t>快速跳转到评论框</w:t>
      </w:r>
      <w:r w:rsidR="007646C5" w:rsidRPr="00821032">
        <w:rPr>
          <w:rFonts w:ascii="宋体" w:eastAsia="宋体" w:hAnsi="宋体" w:hint="eastAsia"/>
          <w:sz w:val="24"/>
          <w:szCs w:val="24"/>
        </w:rPr>
        <w:t>；</w:t>
      </w:r>
      <w:r w:rsidR="00023F90" w:rsidRPr="00821032">
        <w:rPr>
          <w:rFonts w:ascii="宋体" w:eastAsia="宋体" w:hAnsi="宋体" w:hint="eastAsia"/>
          <w:sz w:val="24"/>
          <w:szCs w:val="24"/>
        </w:rPr>
        <w:t>在</w:t>
      </w:r>
      <w:r w:rsidR="007646C5" w:rsidRPr="00821032">
        <w:rPr>
          <w:rFonts w:ascii="宋体" w:eastAsia="宋体" w:hAnsi="宋体" w:hint="eastAsia"/>
          <w:sz w:val="24"/>
          <w:szCs w:val="24"/>
        </w:rPr>
        <w:t>评论</w:t>
      </w:r>
      <w:r w:rsidR="00023F90" w:rsidRPr="00821032">
        <w:rPr>
          <w:rFonts w:ascii="宋体" w:eastAsia="宋体" w:hAnsi="宋体" w:hint="eastAsia"/>
          <w:sz w:val="24"/>
          <w:szCs w:val="24"/>
        </w:rPr>
        <w:t>框</w:t>
      </w:r>
      <w:r w:rsidR="00F22A9B" w:rsidRPr="00821032">
        <w:rPr>
          <w:rFonts w:ascii="宋体" w:eastAsia="宋体" w:hAnsi="宋体" w:hint="eastAsia"/>
          <w:sz w:val="24"/>
          <w:szCs w:val="24"/>
        </w:rPr>
        <w:t>说出您的想法并提交上去，发帖人便可收到</w:t>
      </w:r>
      <w:r w:rsidR="007E1224" w:rsidRPr="00821032">
        <w:rPr>
          <w:rFonts w:ascii="宋体" w:eastAsia="宋体" w:hAnsi="宋体" w:hint="eastAsia"/>
          <w:sz w:val="24"/>
          <w:szCs w:val="24"/>
        </w:rPr>
        <w:t>消息并给予回复</w:t>
      </w:r>
      <w:r w:rsidR="002744B9" w:rsidRPr="00821032">
        <w:rPr>
          <w:rFonts w:ascii="宋体" w:eastAsia="宋体" w:hAnsi="宋体" w:hint="eastAsia"/>
          <w:sz w:val="24"/>
          <w:szCs w:val="24"/>
        </w:rPr>
        <w:t>，在评论区域，如果存在恶意评论或攻击，即可删除这条评论</w:t>
      </w:r>
      <w:r w:rsidR="007E1224" w:rsidRPr="00821032">
        <w:rPr>
          <w:rFonts w:ascii="宋体" w:eastAsia="宋体" w:hAnsi="宋体" w:hint="eastAsia"/>
          <w:sz w:val="24"/>
          <w:szCs w:val="24"/>
        </w:rPr>
        <w:t>。</w:t>
      </w:r>
    </w:p>
    <w:p w14:paraId="3008D9BE" w14:textId="77777777" w:rsidR="0006216C" w:rsidRDefault="0006216C" w:rsidP="0006216C">
      <w:pPr>
        <w:jc w:val="center"/>
      </w:pPr>
      <w:r>
        <w:rPr>
          <w:noProof/>
        </w:rPr>
        <w:drawing>
          <wp:inline distT="0" distB="0" distL="0" distR="0" wp14:anchorId="5ED14527" wp14:editId="1D56E0FB">
            <wp:extent cx="5255692" cy="25620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3017" cy="2570490"/>
                    </a:xfrm>
                    <a:prstGeom prst="rect">
                      <a:avLst/>
                    </a:prstGeom>
                  </pic:spPr>
                </pic:pic>
              </a:graphicData>
            </a:graphic>
          </wp:inline>
        </w:drawing>
      </w:r>
    </w:p>
    <w:p w14:paraId="5E961906" w14:textId="77777777" w:rsidR="0006216C" w:rsidRDefault="0006216C" w:rsidP="0006216C">
      <w:pPr>
        <w:ind w:firstLine="420"/>
        <w:jc w:val="center"/>
      </w:pPr>
      <w:commentRangeStart w:id="101"/>
      <w:r>
        <w:t>图</w:t>
      </w:r>
      <w:r>
        <w:rPr>
          <w:rFonts w:hint="eastAsia"/>
        </w:rPr>
        <w:t xml:space="preserve"> </w:t>
      </w:r>
      <w:r>
        <w:t>2.2.1.2 详细信息展示</w:t>
      </w:r>
      <w:commentRangeEnd w:id="101"/>
      <w:r w:rsidR="00470509">
        <w:rPr>
          <w:rStyle w:val="ae"/>
        </w:rPr>
        <w:commentReference w:id="101"/>
      </w:r>
    </w:p>
    <w:p w14:paraId="3F4AF490" w14:textId="77777777" w:rsidR="007E1224" w:rsidRPr="00821032" w:rsidRDefault="007E1224">
      <w:pPr>
        <w:spacing w:line="300" w:lineRule="auto"/>
        <w:ind w:firstLineChars="200" w:firstLine="480"/>
        <w:rPr>
          <w:rFonts w:ascii="宋体" w:eastAsia="宋体" w:hAnsi="宋体"/>
          <w:sz w:val="24"/>
          <w:szCs w:val="24"/>
        </w:rPr>
        <w:pPrChange w:id="102" w:author="王同罕" w:date="2019-05-04T16:12:00Z">
          <w:pPr>
            <w:ind w:firstLine="420"/>
          </w:pPr>
        </w:pPrChange>
      </w:pPr>
      <w:r w:rsidRPr="00821032">
        <w:rPr>
          <w:rFonts w:ascii="宋体" w:eastAsia="宋体" w:hAnsi="宋体"/>
          <w:sz w:val="24"/>
          <w:szCs w:val="24"/>
        </w:rPr>
        <w:t>单击右上角即可登录与注册</w:t>
      </w:r>
      <w:r w:rsidRPr="00821032">
        <w:rPr>
          <w:rFonts w:ascii="宋体" w:eastAsia="宋体" w:hAnsi="宋体" w:hint="eastAsia"/>
          <w:sz w:val="24"/>
          <w:szCs w:val="24"/>
        </w:rPr>
        <w:t>，注册时，按照简易社区的宗旨，并不需要填写那么多的信息，如若在登录时忘记密码了，这是不要慌张，作为社区最基本的要求，我们开启了通过邮箱找回密码的功能（目前仅仅支持QQ邮箱找回）</w:t>
      </w:r>
      <w:r w:rsidR="0073186E" w:rsidRPr="00821032">
        <w:rPr>
          <w:rFonts w:ascii="宋体" w:eastAsia="宋体" w:hAnsi="宋体" w:hint="eastAsia"/>
          <w:sz w:val="24"/>
          <w:szCs w:val="24"/>
        </w:rPr>
        <w:t>，我们将重置新的密码发送至您的邮箱（如若失败请联系管理员）；</w:t>
      </w:r>
      <w:r w:rsidRPr="00821032">
        <w:rPr>
          <w:rFonts w:ascii="宋体" w:eastAsia="宋体" w:hAnsi="宋体"/>
          <w:sz w:val="24"/>
          <w:szCs w:val="24"/>
        </w:rPr>
        <w:t>单击上方头像便可设置自己信息和退出当前账号</w:t>
      </w:r>
      <w:r w:rsidR="002744B9" w:rsidRPr="00821032">
        <w:rPr>
          <w:rFonts w:ascii="宋体" w:eastAsia="宋体" w:hAnsi="宋体" w:hint="eastAsia"/>
          <w:sz w:val="24"/>
          <w:szCs w:val="24"/>
        </w:rPr>
        <w:t>，</w:t>
      </w:r>
      <w:r w:rsidR="002744B9" w:rsidRPr="00821032">
        <w:rPr>
          <w:rFonts w:ascii="宋体" w:eastAsia="宋体" w:hAnsi="宋体"/>
          <w:sz w:val="24"/>
          <w:szCs w:val="24"/>
        </w:rPr>
        <w:t>而在右下角便能快捷的进入到尕布帖子的界面</w:t>
      </w:r>
      <w:r w:rsidR="0073186E" w:rsidRPr="00821032">
        <w:rPr>
          <w:rFonts w:ascii="宋体" w:eastAsia="宋体" w:hAnsi="宋体" w:hint="eastAsia"/>
          <w:sz w:val="24"/>
          <w:szCs w:val="24"/>
        </w:rPr>
        <w:t>。</w:t>
      </w:r>
    </w:p>
    <w:p w14:paraId="39951C0B" w14:textId="77777777" w:rsidR="0073186E" w:rsidRPr="00821032" w:rsidRDefault="0073186E">
      <w:pPr>
        <w:spacing w:line="300" w:lineRule="auto"/>
        <w:ind w:firstLineChars="200" w:firstLine="480"/>
        <w:rPr>
          <w:rFonts w:ascii="宋体" w:eastAsia="宋体" w:hAnsi="宋体"/>
          <w:sz w:val="24"/>
          <w:szCs w:val="24"/>
        </w:rPr>
        <w:pPrChange w:id="103" w:author="王同罕" w:date="2019-05-04T16:12:00Z">
          <w:pPr>
            <w:ind w:firstLine="420"/>
          </w:pPr>
        </w:pPrChange>
      </w:pPr>
      <w:r w:rsidRPr="00821032">
        <w:rPr>
          <w:rFonts w:ascii="宋体" w:eastAsia="宋体" w:hAnsi="宋体"/>
          <w:sz w:val="24"/>
          <w:szCs w:val="24"/>
        </w:rPr>
        <w:t>进入到信息管理界面</w:t>
      </w:r>
      <w:r w:rsidRPr="00821032">
        <w:rPr>
          <w:rFonts w:ascii="宋体" w:eastAsia="宋体" w:hAnsi="宋体" w:hint="eastAsia"/>
          <w:sz w:val="24"/>
          <w:szCs w:val="24"/>
        </w:rPr>
        <w:t>，</w:t>
      </w:r>
      <w:r w:rsidRPr="00821032">
        <w:rPr>
          <w:rFonts w:ascii="宋体" w:eastAsia="宋体" w:hAnsi="宋体"/>
          <w:sz w:val="24"/>
          <w:szCs w:val="24"/>
        </w:rPr>
        <w:t>又分为四大板块</w:t>
      </w:r>
      <w:r w:rsidRPr="00821032">
        <w:rPr>
          <w:rFonts w:ascii="宋体" w:eastAsia="宋体" w:hAnsi="宋体" w:hint="eastAsia"/>
          <w:sz w:val="24"/>
          <w:szCs w:val="24"/>
        </w:rPr>
        <w:t>：</w:t>
      </w:r>
      <w:r w:rsidRPr="00821032">
        <w:rPr>
          <w:rFonts w:ascii="宋体" w:eastAsia="宋体" w:hAnsi="宋体"/>
          <w:sz w:val="24"/>
          <w:szCs w:val="24"/>
        </w:rPr>
        <w:t>我的主页</w:t>
      </w:r>
      <w:r w:rsidRPr="00821032">
        <w:rPr>
          <w:rFonts w:ascii="宋体" w:eastAsia="宋体" w:hAnsi="宋体" w:hint="eastAsia"/>
          <w:sz w:val="24"/>
          <w:szCs w:val="24"/>
        </w:rPr>
        <w:t>、</w:t>
      </w:r>
      <w:r w:rsidRPr="00821032">
        <w:rPr>
          <w:rFonts w:ascii="宋体" w:eastAsia="宋体" w:hAnsi="宋体"/>
          <w:sz w:val="24"/>
          <w:szCs w:val="24"/>
        </w:rPr>
        <w:t>用户中心</w:t>
      </w:r>
      <w:r w:rsidRPr="00821032">
        <w:rPr>
          <w:rFonts w:ascii="宋体" w:eastAsia="宋体" w:hAnsi="宋体" w:hint="eastAsia"/>
          <w:sz w:val="24"/>
          <w:szCs w:val="24"/>
        </w:rPr>
        <w:t>、</w:t>
      </w:r>
      <w:r w:rsidRPr="00821032">
        <w:rPr>
          <w:rFonts w:ascii="宋体" w:eastAsia="宋体" w:hAnsi="宋体"/>
          <w:sz w:val="24"/>
          <w:szCs w:val="24"/>
        </w:rPr>
        <w:t>基本设置</w:t>
      </w:r>
      <w:r w:rsidRPr="00821032">
        <w:rPr>
          <w:rFonts w:ascii="宋体" w:eastAsia="宋体" w:hAnsi="宋体" w:hint="eastAsia"/>
          <w:sz w:val="24"/>
          <w:szCs w:val="24"/>
        </w:rPr>
        <w:t>、</w:t>
      </w:r>
      <w:r w:rsidRPr="00821032">
        <w:rPr>
          <w:rFonts w:ascii="宋体" w:eastAsia="宋体" w:hAnsi="宋体"/>
          <w:sz w:val="24"/>
          <w:szCs w:val="24"/>
        </w:rPr>
        <w:t>我的消息</w:t>
      </w:r>
      <w:r w:rsidRPr="00821032">
        <w:rPr>
          <w:rFonts w:ascii="宋体" w:eastAsia="宋体" w:hAnsi="宋体" w:hint="eastAsia"/>
          <w:sz w:val="24"/>
          <w:szCs w:val="24"/>
        </w:rPr>
        <w:t>；</w:t>
      </w:r>
      <w:r w:rsidRPr="00821032">
        <w:rPr>
          <w:rFonts w:ascii="宋体" w:eastAsia="宋体" w:hAnsi="宋体"/>
          <w:sz w:val="24"/>
          <w:szCs w:val="24"/>
        </w:rPr>
        <w:t>主页包括发布帖子全部信息</w:t>
      </w:r>
      <w:r w:rsidRPr="00821032">
        <w:rPr>
          <w:rFonts w:ascii="宋体" w:eastAsia="宋体" w:hAnsi="宋体" w:hint="eastAsia"/>
          <w:sz w:val="24"/>
          <w:szCs w:val="24"/>
        </w:rPr>
        <w:t>、</w:t>
      </w:r>
      <w:r w:rsidRPr="00821032">
        <w:rPr>
          <w:rFonts w:ascii="宋体" w:eastAsia="宋体" w:hAnsi="宋体"/>
          <w:sz w:val="24"/>
          <w:szCs w:val="24"/>
        </w:rPr>
        <w:t>回复信息以及个人信息的展示</w:t>
      </w:r>
      <w:r w:rsidRPr="00821032">
        <w:rPr>
          <w:rFonts w:ascii="宋体" w:eastAsia="宋体" w:hAnsi="宋体" w:hint="eastAsia"/>
          <w:sz w:val="24"/>
          <w:szCs w:val="24"/>
        </w:rPr>
        <w:t>；用户中心含有发布帖子以及收藏的帖子，之前浏览文章或帖子收藏，这时会在这个版块显示；基本设置含有个人信息填写、换个别具一格的头像、怕密码泄露设置新密码的功能；消息管理便可收到回复帖子以及@你的消息，这个版块需要实时更新，才能达到</w:t>
      </w:r>
      <w:r w:rsidR="002744B9" w:rsidRPr="00821032">
        <w:rPr>
          <w:rFonts w:ascii="宋体" w:eastAsia="宋体" w:hAnsi="宋体" w:hint="eastAsia"/>
          <w:sz w:val="24"/>
          <w:szCs w:val="24"/>
        </w:rPr>
        <w:t>时时提醒的功能。</w:t>
      </w:r>
    </w:p>
    <w:p w14:paraId="2861A2C5" w14:textId="77777777" w:rsidR="002744B9" w:rsidRPr="00821032" w:rsidRDefault="002744B9">
      <w:pPr>
        <w:spacing w:line="300" w:lineRule="auto"/>
        <w:ind w:firstLineChars="200" w:firstLine="480"/>
        <w:rPr>
          <w:rFonts w:ascii="宋体" w:eastAsia="宋体" w:hAnsi="宋体"/>
          <w:sz w:val="24"/>
          <w:szCs w:val="24"/>
        </w:rPr>
        <w:pPrChange w:id="104" w:author="王同罕" w:date="2019-05-04T16:12:00Z">
          <w:pPr>
            <w:ind w:firstLine="420"/>
          </w:pPr>
        </w:pPrChange>
      </w:pPr>
      <w:r w:rsidRPr="00821032">
        <w:rPr>
          <w:rFonts w:ascii="宋体" w:eastAsia="宋体" w:hAnsi="宋体"/>
          <w:sz w:val="24"/>
          <w:szCs w:val="24"/>
        </w:rPr>
        <w:t>发布帖子的文本输入框</w:t>
      </w:r>
      <w:r w:rsidRPr="00821032">
        <w:rPr>
          <w:rFonts w:ascii="宋体" w:eastAsia="宋体" w:hAnsi="宋体" w:hint="eastAsia"/>
          <w:sz w:val="24"/>
          <w:szCs w:val="24"/>
        </w:rPr>
        <w:t>，</w:t>
      </w:r>
      <w:r w:rsidRPr="00821032">
        <w:rPr>
          <w:rFonts w:ascii="宋体" w:eastAsia="宋体" w:hAnsi="宋体"/>
          <w:sz w:val="24"/>
          <w:szCs w:val="24"/>
        </w:rPr>
        <w:t>使用了LayUI的富文本</w:t>
      </w:r>
      <w:r w:rsidRPr="00821032">
        <w:rPr>
          <w:rFonts w:ascii="宋体" w:eastAsia="宋体" w:hAnsi="宋体" w:hint="eastAsia"/>
          <w:sz w:val="24"/>
          <w:szCs w:val="24"/>
        </w:rPr>
        <w:t>，</w:t>
      </w:r>
      <w:r w:rsidRPr="00821032">
        <w:rPr>
          <w:rFonts w:ascii="宋体" w:eastAsia="宋体" w:hAnsi="宋体"/>
          <w:sz w:val="24"/>
          <w:szCs w:val="24"/>
        </w:rPr>
        <w:t>支持表情</w:t>
      </w:r>
      <w:r w:rsidRPr="00821032">
        <w:rPr>
          <w:rFonts w:ascii="宋体" w:eastAsia="宋体" w:hAnsi="宋体" w:hint="eastAsia"/>
          <w:sz w:val="24"/>
          <w:szCs w:val="24"/>
        </w:rPr>
        <w:t>、</w:t>
      </w:r>
      <w:r w:rsidRPr="00821032">
        <w:rPr>
          <w:rFonts w:ascii="宋体" w:eastAsia="宋体" w:hAnsi="宋体"/>
          <w:sz w:val="24"/>
          <w:szCs w:val="24"/>
        </w:rPr>
        <w:t>超链接</w:t>
      </w:r>
      <w:r w:rsidRPr="00821032">
        <w:rPr>
          <w:rFonts w:ascii="宋体" w:eastAsia="宋体" w:hAnsi="宋体" w:hint="eastAsia"/>
          <w:sz w:val="24"/>
          <w:szCs w:val="24"/>
        </w:rPr>
        <w:t>、粗体、斜体等多种对字体的操作。</w:t>
      </w:r>
    </w:p>
    <w:p w14:paraId="44AE3210" w14:textId="77777777" w:rsidR="002744B9" w:rsidRPr="00821032" w:rsidRDefault="002744B9">
      <w:pPr>
        <w:spacing w:line="300" w:lineRule="auto"/>
        <w:ind w:firstLineChars="200" w:firstLine="480"/>
        <w:rPr>
          <w:rFonts w:ascii="宋体" w:eastAsia="宋体" w:hAnsi="宋体"/>
          <w:sz w:val="24"/>
          <w:szCs w:val="24"/>
        </w:rPr>
        <w:pPrChange w:id="105" w:author="王同罕" w:date="2019-05-04T16:12:00Z">
          <w:pPr>
            <w:ind w:firstLine="420"/>
          </w:pPr>
        </w:pPrChange>
      </w:pPr>
      <w:r w:rsidRPr="00821032">
        <w:rPr>
          <w:rFonts w:ascii="宋体" w:eastAsia="宋体" w:hAnsi="宋体"/>
          <w:sz w:val="24"/>
          <w:szCs w:val="24"/>
        </w:rPr>
        <w:t>以上便是交流模块基本的功能所在</w:t>
      </w:r>
      <w:r w:rsidRPr="00821032">
        <w:rPr>
          <w:rFonts w:ascii="宋体" w:eastAsia="宋体" w:hAnsi="宋体" w:hint="eastAsia"/>
          <w:sz w:val="24"/>
          <w:szCs w:val="24"/>
        </w:rPr>
        <w:t>，</w:t>
      </w:r>
      <w:r w:rsidRPr="00821032">
        <w:rPr>
          <w:rFonts w:ascii="宋体" w:eastAsia="宋体" w:hAnsi="宋体"/>
          <w:sz w:val="24"/>
          <w:szCs w:val="24"/>
        </w:rPr>
        <w:t>因这个模块使用的对象的人群是社区的</w:t>
      </w:r>
      <w:r w:rsidR="00D57A60" w:rsidRPr="00821032">
        <w:rPr>
          <w:rFonts w:ascii="宋体" w:eastAsia="宋体" w:hAnsi="宋体"/>
          <w:sz w:val="24"/>
          <w:szCs w:val="24"/>
        </w:rPr>
        <w:t>大多</w:t>
      </w:r>
      <w:r w:rsidR="00D57A60" w:rsidRPr="00821032">
        <w:rPr>
          <w:rFonts w:ascii="宋体" w:eastAsia="宋体" w:hAnsi="宋体"/>
          <w:sz w:val="24"/>
          <w:szCs w:val="24"/>
        </w:rPr>
        <w:lastRenderedPageBreak/>
        <w:t>数成员</w:t>
      </w:r>
      <w:r w:rsidR="00D57A60" w:rsidRPr="00821032">
        <w:rPr>
          <w:rFonts w:ascii="宋体" w:eastAsia="宋体" w:hAnsi="宋体" w:hint="eastAsia"/>
          <w:sz w:val="24"/>
          <w:szCs w:val="24"/>
        </w:rPr>
        <w:t>，</w:t>
      </w:r>
      <w:r w:rsidR="00D57A60" w:rsidRPr="00821032">
        <w:rPr>
          <w:rFonts w:ascii="宋体" w:eastAsia="宋体" w:hAnsi="宋体"/>
          <w:sz w:val="24"/>
          <w:szCs w:val="24"/>
        </w:rPr>
        <w:t>所以在功能的使用上会更加的舒适</w:t>
      </w:r>
      <w:r w:rsidR="00D57A60" w:rsidRPr="00821032">
        <w:rPr>
          <w:rFonts w:ascii="宋体" w:eastAsia="宋体" w:hAnsi="宋体" w:hint="eastAsia"/>
          <w:sz w:val="24"/>
          <w:szCs w:val="24"/>
        </w:rPr>
        <w:t>，</w:t>
      </w:r>
      <w:r w:rsidR="00D57A60" w:rsidRPr="00821032">
        <w:rPr>
          <w:rFonts w:ascii="宋体" w:eastAsia="宋体" w:hAnsi="宋体"/>
          <w:sz w:val="24"/>
          <w:szCs w:val="24"/>
        </w:rPr>
        <w:t>并且对后台的代码开发也是比较严谨</w:t>
      </w:r>
      <w:r w:rsidR="00D57A60" w:rsidRPr="00821032">
        <w:rPr>
          <w:rFonts w:ascii="宋体" w:eastAsia="宋体" w:hAnsi="宋体" w:hint="eastAsia"/>
          <w:sz w:val="24"/>
          <w:szCs w:val="24"/>
        </w:rPr>
        <w:t>。</w:t>
      </w:r>
    </w:p>
    <w:p w14:paraId="69C36920" w14:textId="77777777" w:rsidR="00E95C59" w:rsidRDefault="00E95C59" w:rsidP="00E95C59">
      <w:pPr>
        <w:pStyle w:val="3"/>
      </w:pPr>
      <w:bookmarkStart w:id="106" w:name="_Toc7028455"/>
      <w:r>
        <w:rPr>
          <w:rFonts w:hint="eastAsia"/>
        </w:rPr>
        <w:t>2</w:t>
      </w:r>
      <w:r>
        <w:t xml:space="preserve">.2.2  </w:t>
      </w:r>
      <w:r>
        <w:t>管理模块</w:t>
      </w:r>
      <w:bookmarkEnd w:id="106"/>
    </w:p>
    <w:p w14:paraId="08A4DE40" w14:textId="77777777" w:rsidR="000B4965" w:rsidRPr="00821032" w:rsidRDefault="00C97409">
      <w:pPr>
        <w:spacing w:line="300" w:lineRule="auto"/>
        <w:ind w:firstLineChars="200" w:firstLine="420"/>
        <w:rPr>
          <w:rFonts w:ascii="宋体" w:eastAsia="宋体" w:hAnsi="宋体"/>
          <w:sz w:val="24"/>
          <w:szCs w:val="24"/>
        </w:rPr>
        <w:pPrChange w:id="107" w:author="王同罕" w:date="2019-05-04T16:13:00Z">
          <w:pPr/>
        </w:pPrChange>
      </w:pPr>
      <w:r>
        <w:tab/>
      </w:r>
      <w:r w:rsidRPr="00821032">
        <w:rPr>
          <w:rFonts w:ascii="宋体" w:eastAsia="宋体" w:hAnsi="宋体"/>
          <w:sz w:val="24"/>
          <w:szCs w:val="24"/>
        </w:rPr>
        <w:t>该模块主要功能偏向于管理</w:t>
      </w:r>
      <w:r w:rsidRPr="00821032">
        <w:rPr>
          <w:rFonts w:ascii="宋体" w:eastAsia="宋体" w:hAnsi="宋体" w:hint="eastAsia"/>
          <w:sz w:val="24"/>
          <w:szCs w:val="24"/>
        </w:rPr>
        <w:t>，</w:t>
      </w:r>
      <w:r w:rsidRPr="00821032">
        <w:rPr>
          <w:rFonts w:ascii="宋体" w:eastAsia="宋体" w:hAnsi="宋体"/>
          <w:sz w:val="24"/>
          <w:szCs w:val="24"/>
        </w:rPr>
        <w:t>所以只有管理员用户才能访问</w:t>
      </w:r>
      <w:r w:rsidRPr="00821032">
        <w:rPr>
          <w:rFonts w:ascii="宋体" w:eastAsia="宋体" w:hAnsi="宋体" w:hint="eastAsia"/>
          <w:sz w:val="24"/>
          <w:szCs w:val="24"/>
        </w:rPr>
        <w:t>，</w:t>
      </w:r>
      <w:r w:rsidRPr="00821032">
        <w:rPr>
          <w:rFonts w:ascii="宋体" w:eastAsia="宋体" w:hAnsi="宋体"/>
          <w:sz w:val="24"/>
          <w:szCs w:val="24"/>
        </w:rPr>
        <w:t>普通用户是</w:t>
      </w:r>
      <w:r w:rsidRPr="00821032">
        <w:rPr>
          <w:rFonts w:ascii="宋体" w:eastAsia="宋体" w:hAnsi="宋体" w:hint="eastAsia"/>
          <w:sz w:val="24"/>
          <w:szCs w:val="24"/>
        </w:rPr>
        <w:t>看不到</w:t>
      </w:r>
      <w:r w:rsidRPr="00821032">
        <w:rPr>
          <w:rFonts w:ascii="宋体" w:eastAsia="宋体" w:hAnsi="宋体"/>
          <w:sz w:val="24"/>
          <w:szCs w:val="24"/>
        </w:rPr>
        <w:t>该页面的</w:t>
      </w:r>
      <w:r w:rsidRPr="00821032">
        <w:rPr>
          <w:rFonts w:ascii="宋体" w:eastAsia="宋体" w:hAnsi="宋体" w:hint="eastAsia"/>
          <w:sz w:val="24"/>
          <w:szCs w:val="24"/>
        </w:rPr>
        <w:t>，</w:t>
      </w:r>
      <w:r w:rsidRPr="00821032">
        <w:rPr>
          <w:rFonts w:ascii="宋体" w:eastAsia="宋体" w:hAnsi="宋体"/>
          <w:sz w:val="24"/>
          <w:szCs w:val="24"/>
        </w:rPr>
        <w:t>因该社区网站主旨偏向于服务群众</w:t>
      </w:r>
      <w:r w:rsidRPr="00821032">
        <w:rPr>
          <w:rFonts w:ascii="宋体" w:eastAsia="宋体" w:hAnsi="宋体" w:hint="eastAsia"/>
          <w:sz w:val="24"/>
          <w:szCs w:val="24"/>
        </w:rPr>
        <w:t>，</w:t>
      </w:r>
      <w:r w:rsidRPr="00821032">
        <w:rPr>
          <w:rFonts w:ascii="宋体" w:eastAsia="宋体" w:hAnsi="宋体"/>
          <w:sz w:val="24"/>
          <w:szCs w:val="24"/>
        </w:rPr>
        <w:t>所以在管理页面部分功能有些欠缺</w:t>
      </w:r>
      <w:r w:rsidRPr="00821032">
        <w:rPr>
          <w:rFonts w:ascii="宋体" w:eastAsia="宋体" w:hAnsi="宋体" w:hint="eastAsia"/>
          <w:sz w:val="24"/>
          <w:szCs w:val="24"/>
        </w:rPr>
        <w:t>，</w:t>
      </w:r>
      <w:r w:rsidRPr="00821032">
        <w:rPr>
          <w:rFonts w:ascii="宋体" w:eastAsia="宋体" w:hAnsi="宋体"/>
          <w:sz w:val="24"/>
          <w:szCs w:val="24"/>
        </w:rPr>
        <w:t>但最基本的功能还是可以使用的</w:t>
      </w:r>
      <w:r w:rsidRPr="00821032">
        <w:rPr>
          <w:rFonts w:ascii="宋体" w:eastAsia="宋体" w:hAnsi="宋体" w:hint="eastAsia"/>
          <w:sz w:val="24"/>
          <w:szCs w:val="24"/>
        </w:rPr>
        <w:t>。</w:t>
      </w:r>
    </w:p>
    <w:p w14:paraId="37EEE6C3" w14:textId="77777777" w:rsidR="0006216C" w:rsidRDefault="0006216C" w:rsidP="0006216C">
      <w:pPr>
        <w:jc w:val="center"/>
      </w:pPr>
      <w:r>
        <w:rPr>
          <w:noProof/>
        </w:rPr>
        <w:drawing>
          <wp:inline distT="0" distB="0" distL="0" distR="0" wp14:anchorId="2901C1AB" wp14:editId="436F97B6">
            <wp:extent cx="5579110" cy="27222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110" cy="2722245"/>
                    </a:xfrm>
                    <a:prstGeom prst="rect">
                      <a:avLst/>
                    </a:prstGeom>
                  </pic:spPr>
                </pic:pic>
              </a:graphicData>
            </a:graphic>
          </wp:inline>
        </w:drawing>
      </w:r>
    </w:p>
    <w:p w14:paraId="63179271" w14:textId="77777777" w:rsidR="0006216C" w:rsidRDefault="0006216C" w:rsidP="0006216C">
      <w:pPr>
        <w:jc w:val="center"/>
      </w:pPr>
      <w:commentRangeStart w:id="108"/>
      <w:r>
        <w:t>图</w:t>
      </w:r>
      <w:r>
        <w:rPr>
          <w:rFonts w:hint="eastAsia"/>
        </w:rPr>
        <w:t xml:space="preserve"> </w:t>
      </w:r>
      <w:r>
        <w:t>2.2.2.1 普通管理展示</w:t>
      </w:r>
      <w:commentRangeEnd w:id="108"/>
      <w:r w:rsidR="00470509">
        <w:rPr>
          <w:rStyle w:val="ae"/>
        </w:rPr>
        <w:commentReference w:id="108"/>
      </w:r>
    </w:p>
    <w:p w14:paraId="1A59DD75" w14:textId="77777777" w:rsidR="00C97409" w:rsidRPr="00821032" w:rsidRDefault="00C97409">
      <w:pPr>
        <w:spacing w:line="300" w:lineRule="auto"/>
        <w:ind w:firstLineChars="200" w:firstLine="420"/>
        <w:rPr>
          <w:rFonts w:ascii="宋体" w:eastAsia="宋体" w:hAnsi="宋体"/>
          <w:sz w:val="24"/>
          <w:szCs w:val="24"/>
        </w:rPr>
        <w:pPrChange w:id="109" w:author="王同罕" w:date="2019-05-04T16:14:00Z">
          <w:pPr/>
        </w:pPrChange>
      </w:pPr>
      <w:r>
        <w:tab/>
      </w:r>
      <w:r w:rsidRPr="00821032">
        <w:rPr>
          <w:rFonts w:ascii="宋体" w:eastAsia="宋体" w:hAnsi="宋体"/>
          <w:sz w:val="24"/>
          <w:szCs w:val="24"/>
        </w:rPr>
        <w:t>本模块主要功能共分为三个</w:t>
      </w:r>
      <w:r w:rsidRPr="00821032">
        <w:rPr>
          <w:rFonts w:ascii="宋体" w:eastAsia="宋体" w:hAnsi="宋体" w:hint="eastAsia"/>
          <w:sz w:val="24"/>
          <w:szCs w:val="24"/>
        </w:rPr>
        <w:t>：</w:t>
      </w:r>
      <w:r w:rsidR="00691EBE" w:rsidRPr="00821032">
        <w:rPr>
          <w:rFonts w:ascii="宋体" w:eastAsia="宋体" w:hAnsi="宋体"/>
          <w:sz w:val="24"/>
          <w:szCs w:val="24"/>
        </w:rPr>
        <w:t>管理置顶</w:t>
      </w:r>
      <w:r w:rsidR="00691EBE" w:rsidRPr="00821032">
        <w:rPr>
          <w:rFonts w:ascii="宋体" w:eastAsia="宋体" w:hAnsi="宋体" w:hint="eastAsia"/>
          <w:sz w:val="24"/>
          <w:szCs w:val="24"/>
        </w:rPr>
        <w:t>、</w:t>
      </w:r>
      <w:r w:rsidR="00691EBE" w:rsidRPr="00821032">
        <w:rPr>
          <w:rFonts w:ascii="宋体" w:eastAsia="宋体" w:hAnsi="宋体"/>
          <w:sz w:val="24"/>
          <w:szCs w:val="24"/>
        </w:rPr>
        <w:t>管理加精以及发布公告</w:t>
      </w:r>
      <w:r w:rsidR="006B45E4" w:rsidRPr="00821032">
        <w:rPr>
          <w:rFonts w:ascii="宋体" w:eastAsia="宋体" w:hAnsi="宋体" w:hint="eastAsia"/>
          <w:sz w:val="24"/>
          <w:szCs w:val="24"/>
        </w:rPr>
        <w:t>。</w:t>
      </w:r>
    </w:p>
    <w:p w14:paraId="04919445" w14:textId="77777777" w:rsidR="006B45E4" w:rsidRPr="00821032" w:rsidRDefault="006B45E4">
      <w:pPr>
        <w:spacing w:line="300" w:lineRule="auto"/>
        <w:ind w:firstLineChars="200" w:firstLine="480"/>
        <w:rPr>
          <w:rFonts w:ascii="宋体" w:eastAsia="宋体" w:hAnsi="宋体"/>
          <w:sz w:val="24"/>
          <w:szCs w:val="24"/>
        </w:rPr>
        <w:pPrChange w:id="110" w:author="王同罕" w:date="2019-05-04T16:14:00Z">
          <w:pPr/>
        </w:pPrChange>
      </w:pPr>
      <w:r w:rsidRPr="00821032">
        <w:rPr>
          <w:rFonts w:ascii="宋体" w:eastAsia="宋体" w:hAnsi="宋体"/>
          <w:sz w:val="24"/>
          <w:szCs w:val="24"/>
        </w:rPr>
        <w:tab/>
        <w:t>管理置顶</w:t>
      </w:r>
      <w:r w:rsidRPr="00821032">
        <w:rPr>
          <w:rFonts w:ascii="宋体" w:eastAsia="宋体" w:hAnsi="宋体" w:hint="eastAsia"/>
          <w:sz w:val="24"/>
          <w:szCs w:val="24"/>
        </w:rPr>
        <w:t>：</w:t>
      </w:r>
      <w:r w:rsidRPr="00821032">
        <w:rPr>
          <w:rFonts w:ascii="宋体" w:eastAsia="宋体" w:hAnsi="宋体"/>
          <w:sz w:val="24"/>
          <w:szCs w:val="24"/>
        </w:rPr>
        <w:t>功能主要是将用户需要请求置顶的帖子或文章</w:t>
      </w:r>
      <w:r w:rsidR="00542535" w:rsidRPr="00821032">
        <w:rPr>
          <w:rFonts w:ascii="宋体" w:eastAsia="宋体" w:hAnsi="宋体"/>
          <w:sz w:val="24"/>
          <w:szCs w:val="24"/>
        </w:rPr>
        <w:t>进行审批</w:t>
      </w:r>
      <w:r w:rsidR="00542535" w:rsidRPr="00821032">
        <w:rPr>
          <w:rFonts w:ascii="宋体" w:eastAsia="宋体" w:hAnsi="宋体" w:hint="eastAsia"/>
          <w:sz w:val="24"/>
          <w:szCs w:val="24"/>
        </w:rPr>
        <w:t>，是否能置顶，让其他用户看到，</w:t>
      </w:r>
      <w:r w:rsidR="004B2F23" w:rsidRPr="00821032">
        <w:rPr>
          <w:rFonts w:ascii="宋体" w:eastAsia="宋体" w:hAnsi="宋体" w:hint="eastAsia"/>
          <w:sz w:val="24"/>
          <w:szCs w:val="24"/>
        </w:rPr>
        <w:t>这这个版块我们添加了快速查询某个范围内的帖子，这样可以达到快速、高效操作</w:t>
      </w:r>
      <w:r w:rsidR="00B15838" w:rsidRPr="00821032">
        <w:rPr>
          <w:rFonts w:ascii="宋体" w:eastAsia="宋体" w:hAnsi="宋体" w:hint="eastAsia"/>
          <w:sz w:val="24"/>
          <w:szCs w:val="24"/>
        </w:rPr>
        <w:t>，减少不必要的时间；</w:t>
      </w:r>
    </w:p>
    <w:p w14:paraId="5FF1C879" w14:textId="77777777" w:rsidR="00B15838" w:rsidRPr="00821032" w:rsidRDefault="00B15838">
      <w:pPr>
        <w:spacing w:line="300" w:lineRule="auto"/>
        <w:ind w:firstLineChars="200" w:firstLine="480"/>
        <w:rPr>
          <w:rFonts w:ascii="宋体" w:eastAsia="宋体" w:hAnsi="宋体"/>
          <w:sz w:val="24"/>
          <w:szCs w:val="24"/>
        </w:rPr>
        <w:pPrChange w:id="111" w:author="王同罕" w:date="2019-05-04T16:14:00Z">
          <w:pPr/>
        </w:pPrChange>
      </w:pPr>
      <w:r w:rsidRPr="00821032">
        <w:rPr>
          <w:rFonts w:ascii="宋体" w:eastAsia="宋体" w:hAnsi="宋体"/>
          <w:sz w:val="24"/>
          <w:szCs w:val="24"/>
        </w:rPr>
        <w:tab/>
        <w:t>管理加精的功能大致与管理置顶模块是一样的</w:t>
      </w:r>
      <w:r w:rsidRPr="00821032">
        <w:rPr>
          <w:rFonts w:ascii="宋体" w:eastAsia="宋体" w:hAnsi="宋体" w:hint="eastAsia"/>
          <w:sz w:val="24"/>
          <w:szCs w:val="24"/>
        </w:rPr>
        <w:t>，加精模块</w:t>
      </w:r>
      <w:r w:rsidRPr="00821032">
        <w:rPr>
          <w:rFonts w:ascii="宋体" w:eastAsia="宋体" w:hAnsi="宋体"/>
          <w:sz w:val="24"/>
          <w:szCs w:val="24"/>
        </w:rPr>
        <w:t>只不过是将帖子设置为精贴</w:t>
      </w:r>
      <w:r w:rsidR="00376A78" w:rsidRPr="00821032">
        <w:rPr>
          <w:rFonts w:ascii="宋体" w:eastAsia="宋体" w:hAnsi="宋体" w:hint="eastAsia"/>
          <w:sz w:val="24"/>
          <w:szCs w:val="24"/>
        </w:rPr>
        <w:t>；</w:t>
      </w:r>
    </w:p>
    <w:p w14:paraId="59A4A6A4" w14:textId="77777777" w:rsidR="006B45E4" w:rsidRPr="00821032" w:rsidRDefault="00376A78">
      <w:pPr>
        <w:spacing w:line="300" w:lineRule="auto"/>
        <w:ind w:firstLineChars="200" w:firstLine="480"/>
        <w:rPr>
          <w:rFonts w:ascii="宋体" w:eastAsia="宋体" w:hAnsi="宋体"/>
          <w:sz w:val="24"/>
          <w:szCs w:val="24"/>
        </w:rPr>
        <w:pPrChange w:id="112" w:author="王同罕" w:date="2019-05-04T16:14:00Z">
          <w:pPr/>
        </w:pPrChange>
      </w:pPr>
      <w:r w:rsidRPr="00821032">
        <w:rPr>
          <w:rFonts w:ascii="宋体" w:eastAsia="宋体" w:hAnsi="宋体"/>
          <w:sz w:val="24"/>
          <w:szCs w:val="24"/>
        </w:rPr>
        <w:tab/>
        <w:t>发布公告将小区的一些重要</w:t>
      </w:r>
      <w:r w:rsidRPr="00821032">
        <w:rPr>
          <w:rFonts w:ascii="宋体" w:eastAsia="宋体" w:hAnsi="宋体" w:hint="eastAsia"/>
          <w:sz w:val="24"/>
          <w:szCs w:val="24"/>
        </w:rPr>
        <w:t>、</w:t>
      </w:r>
      <w:r w:rsidRPr="00821032">
        <w:rPr>
          <w:rFonts w:ascii="宋体" w:eastAsia="宋体" w:hAnsi="宋体"/>
          <w:sz w:val="24"/>
          <w:szCs w:val="24"/>
        </w:rPr>
        <w:t>紧急的事情在社区里面发布一下</w:t>
      </w:r>
      <w:r w:rsidRPr="00821032">
        <w:rPr>
          <w:rFonts w:ascii="宋体" w:eastAsia="宋体" w:hAnsi="宋体" w:hint="eastAsia"/>
          <w:sz w:val="24"/>
          <w:szCs w:val="24"/>
        </w:rPr>
        <w:t>，</w:t>
      </w:r>
      <w:r w:rsidRPr="00821032">
        <w:rPr>
          <w:rFonts w:ascii="宋体" w:eastAsia="宋体" w:hAnsi="宋体"/>
          <w:sz w:val="24"/>
          <w:szCs w:val="24"/>
        </w:rPr>
        <w:t>在首页的公告版块中能看到发布的信息</w:t>
      </w:r>
      <w:r w:rsidR="00F114C7" w:rsidRPr="00821032">
        <w:rPr>
          <w:rFonts w:ascii="宋体" w:eastAsia="宋体" w:hAnsi="宋体" w:hint="eastAsia"/>
          <w:sz w:val="24"/>
          <w:szCs w:val="24"/>
        </w:rPr>
        <w:t>。</w:t>
      </w:r>
    </w:p>
    <w:p w14:paraId="1C99D5DF" w14:textId="77777777" w:rsidR="00E95C59" w:rsidRDefault="00E95C59" w:rsidP="00E95C59">
      <w:pPr>
        <w:pStyle w:val="3"/>
      </w:pPr>
      <w:bookmarkStart w:id="113" w:name="_Toc7028456"/>
      <w:r>
        <w:rPr>
          <w:rFonts w:hint="eastAsia"/>
        </w:rPr>
        <w:t>2</w:t>
      </w:r>
      <w:r>
        <w:t xml:space="preserve">.2.3  </w:t>
      </w:r>
      <w:r>
        <w:t>超级管理模块</w:t>
      </w:r>
      <w:bookmarkEnd w:id="113"/>
    </w:p>
    <w:p w14:paraId="54AE7BE4" w14:textId="77777777" w:rsidR="0063601B" w:rsidRPr="00821032" w:rsidRDefault="0063601B">
      <w:pPr>
        <w:spacing w:line="300" w:lineRule="auto"/>
        <w:ind w:firstLineChars="200" w:firstLine="420"/>
        <w:rPr>
          <w:rFonts w:ascii="宋体" w:eastAsia="宋体" w:hAnsi="宋体"/>
          <w:sz w:val="24"/>
          <w:szCs w:val="24"/>
        </w:rPr>
        <w:pPrChange w:id="114" w:author="王同罕" w:date="2019-05-04T16:15:00Z">
          <w:pPr/>
        </w:pPrChange>
      </w:pPr>
      <w:r>
        <w:tab/>
      </w:r>
      <w:r w:rsidRPr="00821032">
        <w:rPr>
          <w:rFonts w:ascii="宋体" w:eastAsia="宋体" w:hAnsi="宋体"/>
          <w:sz w:val="24"/>
          <w:szCs w:val="24"/>
        </w:rPr>
        <w:t>该模块仅属于超级管理员使用</w:t>
      </w:r>
      <w:r w:rsidRPr="00821032">
        <w:rPr>
          <w:rFonts w:ascii="宋体" w:eastAsia="宋体" w:hAnsi="宋体" w:hint="eastAsia"/>
          <w:sz w:val="24"/>
          <w:szCs w:val="24"/>
        </w:rPr>
        <w:t>，</w:t>
      </w:r>
      <w:r w:rsidRPr="00821032">
        <w:rPr>
          <w:rFonts w:ascii="宋体" w:eastAsia="宋体" w:hAnsi="宋体"/>
          <w:sz w:val="24"/>
          <w:szCs w:val="24"/>
        </w:rPr>
        <w:t>能管理所有帖子的种类</w:t>
      </w:r>
      <w:r w:rsidRPr="00821032">
        <w:rPr>
          <w:rFonts w:ascii="宋体" w:eastAsia="宋体" w:hAnsi="宋体" w:hint="eastAsia"/>
          <w:sz w:val="24"/>
          <w:szCs w:val="24"/>
        </w:rPr>
        <w:t>，</w:t>
      </w:r>
      <w:r w:rsidRPr="00821032">
        <w:rPr>
          <w:rFonts w:ascii="宋体" w:eastAsia="宋体" w:hAnsi="宋体"/>
          <w:sz w:val="24"/>
          <w:szCs w:val="24"/>
        </w:rPr>
        <w:t>对其能进行修改</w:t>
      </w:r>
      <w:r w:rsidRPr="00821032">
        <w:rPr>
          <w:rFonts w:ascii="宋体" w:eastAsia="宋体" w:hAnsi="宋体" w:hint="eastAsia"/>
          <w:sz w:val="24"/>
          <w:szCs w:val="24"/>
        </w:rPr>
        <w:t>、</w:t>
      </w:r>
      <w:r w:rsidRPr="00821032">
        <w:rPr>
          <w:rFonts w:ascii="宋体" w:eastAsia="宋体" w:hAnsi="宋体"/>
          <w:sz w:val="24"/>
          <w:szCs w:val="24"/>
        </w:rPr>
        <w:t>新增</w:t>
      </w:r>
      <w:r w:rsidRPr="00821032">
        <w:rPr>
          <w:rFonts w:ascii="宋体" w:eastAsia="宋体" w:hAnsi="宋体" w:hint="eastAsia"/>
          <w:sz w:val="24"/>
          <w:szCs w:val="24"/>
        </w:rPr>
        <w:t>；</w:t>
      </w:r>
      <w:r w:rsidRPr="00821032">
        <w:rPr>
          <w:rFonts w:ascii="宋体" w:eastAsia="宋体" w:hAnsi="宋体"/>
          <w:sz w:val="24"/>
          <w:szCs w:val="24"/>
        </w:rPr>
        <w:t>修改用户的权限</w:t>
      </w:r>
      <w:r w:rsidRPr="00821032">
        <w:rPr>
          <w:rFonts w:ascii="宋体" w:eastAsia="宋体" w:hAnsi="宋体" w:hint="eastAsia"/>
          <w:sz w:val="24"/>
          <w:szCs w:val="24"/>
        </w:rPr>
        <w:t>，</w:t>
      </w:r>
      <w:r w:rsidRPr="00821032">
        <w:rPr>
          <w:rFonts w:ascii="宋体" w:eastAsia="宋体" w:hAnsi="宋体"/>
          <w:sz w:val="24"/>
          <w:szCs w:val="24"/>
        </w:rPr>
        <w:t>能快速查询到某些用户</w:t>
      </w:r>
      <w:r w:rsidRPr="00821032">
        <w:rPr>
          <w:rFonts w:ascii="宋体" w:eastAsia="宋体" w:hAnsi="宋体" w:hint="eastAsia"/>
          <w:sz w:val="24"/>
          <w:szCs w:val="24"/>
        </w:rPr>
        <w:t>，</w:t>
      </w:r>
      <w:r w:rsidRPr="00821032">
        <w:rPr>
          <w:rFonts w:ascii="宋体" w:eastAsia="宋体" w:hAnsi="宋体"/>
          <w:sz w:val="24"/>
          <w:szCs w:val="24"/>
        </w:rPr>
        <w:t>提升工作效率</w:t>
      </w:r>
      <w:r w:rsidRPr="00821032">
        <w:rPr>
          <w:rFonts w:ascii="宋体" w:eastAsia="宋体" w:hAnsi="宋体" w:hint="eastAsia"/>
          <w:sz w:val="24"/>
          <w:szCs w:val="24"/>
        </w:rPr>
        <w:t>。</w:t>
      </w:r>
    </w:p>
    <w:p w14:paraId="44D3B64A" w14:textId="77777777" w:rsidR="0006216C" w:rsidRDefault="0006216C" w:rsidP="0006216C">
      <w:pPr>
        <w:jc w:val="center"/>
      </w:pPr>
      <w:r>
        <w:rPr>
          <w:noProof/>
        </w:rPr>
        <w:lastRenderedPageBreak/>
        <w:drawing>
          <wp:inline distT="0" distB="0" distL="0" distR="0" wp14:anchorId="2B1BEBBF" wp14:editId="692FD4ED">
            <wp:extent cx="5579110" cy="272796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110" cy="2727960"/>
                    </a:xfrm>
                    <a:prstGeom prst="rect">
                      <a:avLst/>
                    </a:prstGeom>
                  </pic:spPr>
                </pic:pic>
              </a:graphicData>
            </a:graphic>
          </wp:inline>
        </w:drawing>
      </w:r>
    </w:p>
    <w:p w14:paraId="09051445" w14:textId="77777777" w:rsidR="0006216C" w:rsidRPr="0063601B" w:rsidRDefault="0006216C" w:rsidP="0006216C">
      <w:pPr>
        <w:jc w:val="center"/>
      </w:pPr>
      <w:commentRangeStart w:id="115"/>
      <w:r>
        <w:t>图</w:t>
      </w:r>
      <w:r>
        <w:rPr>
          <w:rFonts w:hint="eastAsia"/>
        </w:rPr>
        <w:t xml:space="preserve"> </w:t>
      </w:r>
      <w:r>
        <w:t>2.2.3.1 超级模块管理展示</w:t>
      </w:r>
      <w:commentRangeEnd w:id="115"/>
      <w:r w:rsidR="007A41C2">
        <w:rPr>
          <w:rStyle w:val="ae"/>
        </w:rPr>
        <w:commentReference w:id="115"/>
      </w:r>
    </w:p>
    <w:p w14:paraId="22E75750" w14:textId="77777777" w:rsidR="008C7D9B" w:rsidRDefault="008F7F32">
      <w:pPr>
        <w:pStyle w:val="2"/>
        <w:spacing w:before="0" w:after="0" w:line="300" w:lineRule="auto"/>
        <w:rPr>
          <w:rFonts w:ascii="Times New Roman" w:hAnsi="Times New Roman" w:cs="Times New Roman"/>
        </w:rPr>
      </w:pPr>
      <w:bookmarkStart w:id="116" w:name="_Toc7028457"/>
      <w:r w:rsidRPr="001A37AC">
        <w:rPr>
          <w:rFonts w:ascii="Times New Roman" w:hAnsi="Times New Roman" w:cs="Times New Roman"/>
        </w:rPr>
        <w:t xml:space="preserve">2.3  </w:t>
      </w:r>
      <w:r w:rsidR="001C10FB">
        <w:rPr>
          <w:rFonts w:ascii="Times New Roman" w:hAnsi="Times New Roman" w:cs="Times New Roman" w:hint="eastAsia"/>
        </w:rPr>
        <w:t>运行</w:t>
      </w:r>
      <w:r w:rsidR="001C10FB">
        <w:rPr>
          <w:rFonts w:ascii="Times New Roman" w:hAnsi="Times New Roman" w:cs="Times New Roman"/>
        </w:rPr>
        <w:t>环境介绍</w:t>
      </w:r>
      <w:bookmarkEnd w:id="116"/>
    </w:p>
    <w:p w14:paraId="200D4D0A" w14:textId="77777777" w:rsidR="000F0D54" w:rsidRPr="00821032" w:rsidRDefault="002B30B3">
      <w:pPr>
        <w:spacing w:line="300" w:lineRule="auto"/>
        <w:ind w:firstLineChars="200" w:firstLine="420"/>
        <w:rPr>
          <w:rFonts w:ascii="宋体" w:eastAsia="宋体" w:hAnsi="宋体"/>
          <w:sz w:val="24"/>
          <w:szCs w:val="24"/>
        </w:rPr>
        <w:pPrChange w:id="117" w:author="王同罕" w:date="2019-05-04T16:15:00Z">
          <w:pPr/>
        </w:pPrChange>
      </w:pPr>
      <w:r>
        <w:tab/>
      </w:r>
      <w:r w:rsidRPr="00821032">
        <w:rPr>
          <w:rFonts w:ascii="宋体" w:eastAsia="宋体" w:hAnsi="宋体"/>
          <w:sz w:val="24"/>
          <w:szCs w:val="24"/>
        </w:rPr>
        <w:t>本套社区系统隶属于web应用系统</w:t>
      </w:r>
      <w:r w:rsidRPr="00821032">
        <w:rPr>
          <w:rFonts w:ascii="宋体" w:eastAsia="宋体" w:hAnsi="宋体" w:hint="eastAsia"/>
          <w:sz w:val="24"/>
          <w:szCs w:val="24"/>
        </w:rPr>
        <w:t>，</w:t>
      </w:r>
      <w:r w:rsidRPr="00821032">
        <w:rPr>
          <w:rFonts w:ascii="宋体" w:eastAsia="宋体" w:hAnsi="宋体"/>
          <w:sz w:val="24"/>
          <w:szCs w:val="24"/>
        </w:rPr>
        <w:t>兼容手机终端浏览器</w:t>
      </w:r>
      <w:r w:rsidRPr="00821032">
        <w:rPr>
          <w:rFonts w:ascii="宋体" w:eastAsia="宋体" w:hAnsi="宋体" w:hint="eastAsia"/>
          <w:sz w:val="24"/>
          <w:szCs w:val="24"/>
        </w:rPr>
        <w:t>，</w:t>
      </w:r>
      <w:r w:rsidRPr="00821032">
        <w:rPr>
          <w:rFonts w:ascii="宋体" w:eastAsia="宋体" w:hAnsi="宋体"/>
          <w:sz w:val="24"/>
          <w:szCs w:val="24"/>
        </w:rPr>
        <w:t>使用IDEA进行开发</w:t>
      </w:r>
      <w:r w:rsidRPr="00821032">
        <w:rPr>
          <w:rFonts w:ascii="宋体" w:eastAsia="宋体" w:hAnsi="宋体" w:hint="eastAsia"/>
          <w:sz w:val="24"/>
          <w:szCs w:val="24"/>
        </w:rPr>
        <w:t>，</w:t>
      </w:r>
      <w:r w:rsidRPr="00821032">
        <w:rPr>
          <w:rFonts w:ascii="宋体" w:eastAsia="宋体" w:hAnsi="宋体"/>
          <w:sz w:val="24"/>
          <w:szCs w:val="24"/>
        </w:rPr>
        <w:t>IntelliJ在业界被公认为</w:t>
      </w:r>
      <w:r w:rsidR="00AB43C0" w:rsidRPr="00821032">
        <w:rPr>
          <w:rFonts w:ascii="宋体" w:eastAsia="宋体" w:hAnsi="宋体" w:hint="eastAsia"/>
          <w:sz w:val="24"/>
          <w:szCs w:val="24"/>
        </w:rPr>
        <w:t>便捷、</w:t>
      </w:r>
      <w:r w:rsidR="00AB43C0" w:rsidRPr="00821032">
        <w:rPr>
          <w:rFonts w:ascii="宋体" w:eastAsia="宋体" w:hAnsi="宋体"/>
          <w:sz w:val="24"/>
          <w:szCs w:val="24"/>
        </w:rPr>
        <w:t>高效</w:t>
      </w:r>
      <w:r w:rsidRPr="00821032">
        <w:rPr>
          <w:rFonts w:ascii="宋体" w:eastAsia="宋体" w:hAnsi="宋体"/>
          <w:sz w:val="24"/>
          <w:szCs w:val="24"/>
        </w:rPr>
        <w:t>的java</w:t>
      </w:r>
      <w:r w:rsidR="00AB43C0" w:rsidRPr="00821032">
        <w:rPr>
          <w:rFonts w:ascii="宋体" w:eastAsia="宋体" w:hAnsi="宋体"/>
          <w:sz w:val="24"/>
          <w:szCs w:val="24"/>
        </w:rPr>
        <w:t>程序开发工具</w:t>
      </w:r>
      <w:r w:rsidR="00AB43C0" w:rsidRPr="00821032">
        <w:rPr>
          <w:rFonts w:ascii="宋体" w:eastAsia="宋体" w:hAnsi="宋体" w:hint="eastAsia"/>
          <w:sz w:val="24"/>
          <w:szCs w:val="24"/>
        </w:rPr>
        <w:t>(</w:t>
      </w:r>
      <w:r w:rsidR="00AB43C0" w:rsidRPr="00821032">
        <w:rPr>
          <w:rFonts w:ascii="宋体" w:eastAsia="宋体" w:hAnsi="宋体"/>
          <w:sz w:val="24"/>
          <w:szCs w:val="24"/>
        </w:rPr>
        <w:t>现在</w:t>
      </w:r>
      <w:r w:rsidR="00AB43C0" w:rsidRPr="00821032">
        <w:rPr>
          <w:rFonts w:ascii="宋体" w:eastAsia="宋体" w:hAnsi="宋体" w:hint="eastAsia"/>
          <w:sz w:val="24"/>
          <w:szCs w:val="24"/>
        </w:rPr>
        <w:t>流行</w:t>
      </w:r>
      <w:r w:rsidR="00AB43C0" w:rsidRPr="00821032">
        <w:rPr>
          <w:rFonts w:ascii="宋体" w:eastAsia="宋体" w:hAnsi="宋体"/>
          <w:sz w:val="24"/>
          <w:szCs w:val="24"/>
        </w:rPr>
        <w:t>使用eclipse</w:t>
      </w:r>
      <w:r w:rsidR="00AB43C0" w:rsidRPr="00821032">
        <w:rPr>
          <w:rFonts w:ascii="宋体" w:eastAsia="宋体" w:hAnsi="宋体" w:hint="eastAsia"/>
          <w:sz w:val="24"/>
          <w:szCs w:val="24"/>
        </w:rPr>
        <w:t>、</w:t>
      </w:r>
      <w:r w:rsidR="00AB43C0" w:rsidRPr="00821032">
        <w:rPr>
          <w:rFonts w:ascii="宋体" w:eastAsia="宋体" w:hAnsi="宋体"/>
          <w:sz w:val="24"/>
          <w:szCs w:val="24"/>
        </w:rPr>
        <w:t>myeclipse和</w:t>
      </w:r>
      <w:r w:rsidR="00AB43C0" w:rsidRPr="00821032">
        <w:rPr>
          <w:rFonts w:ascii="宋体" w:eastAsia="宋体" w:hAnsi="宋体" w:hint="eastAsia"/>
          <w:sz w:val="24"/>
          <w:szCs w:val="24"/>
        </w:rPr>
        <w:t>I</w:t>
      </w:r>
      <w:r w:rsidR="00AB43C0" w:rsidRPr="00821032">
        <w:rPr>
          <w:rFonts w:ascii="宋体" w:eastAsia="宋体" w:hAnsi="宋体"/>
          <w:sz w:val="24"/>
          <w:szCs w:val="24"/>
        </w:rPr>
        <w:t>DEA)</w:t>
      </w:r>
      <w:r w:rsidRPr="00821032">
        <w:rPr>
          <w:rFonts w:ascii="宋体" w:eastAsia="宋体" w:hAnsi="宋体"/>
          <w:sz w:val="24"/>
          <w:szCs w:val="24"/>
        </w:rPr>
        <w:t>，尤其在代码自动提示等方面的功能可以说是</w:t>
      </w:r>
      <w:r w:rsidRPr="00821032">
        <w:rPr>
          <w:rFonts w:ascii="宋体" w:eastAsia="宋体" w:hAnsi="宋体" w:hint="eastAsia"/>
          <w:sz w:val="24"/>
          <w:szCs w:val="24"/>
        </w:rPr>
        <w:t>比较好用的</w:t>
      </w:r>
      <w:r w:rsidR="000F0D54" w:rsidRPr="00821032">
        <w:rPr>
          <w:rFonts w:ascii="宋体" w:eastAsia="宋体" w:hAnsi="宋体" w:hint="eastAsia"/>
          <w:sz w:val="24"/>
          <w:szCs w:val="24"/>
        </w:rPr>
        <w:t>；</w:t>
      </w:r>
      <w:r w:rsidR="000F0D54" w:rsidRPr="00821032">
        <w:rPr>
          <w:rFonts w:ascii="宋体" w:eastAsia="宋体" w:hAnsi="宋体"/>
          <w:sz w:val="24"/>
          <w:szCs w:val="24"/>
        </w:rPr>
        <w:t>Java语言是Sun公司开发的，如今已经成为普遍存在的技术</w:t>
      </w:r>
      <w:r w:rsidR="000F0D54" w:rsidRPr="00821032">
        <w:rPr>
          <w:rFonts w:ascii="宋体" w:eastAsia="宋体" w:hAnsi="宋体" w:hint="eastAsia"/>
          <w:sz w:val="24"/>
          <w:szCs w:val="24"/>
        </w:rPr>
        <w:t>，</w:t>
      </w:r>
      <w:r w:rsidR="000F0D54" w:rsidRPr="00821032">
        <w:rPr>
          <w:rFonts w:ascii="宋体" w:eastAsia="宋体" w:hAnsi="宋体"/>
          <w:sz w:val="24"/>
          <w:szCs w:val="24"/>
        </w:rPr>
        <w:t>相对啊语言市场占比率大</w:t>
      </w:r>
      <w:r w:rsidR="000F0D54" w:rsidRPr="00821032">
        <w:rPr>
          <w:rFonts w:ascii="宋体" w:eastAsia="宋体" w:hAnsi="宋体" w:hint="eastAsia"/>
          <w:sz w:val="24"/>
          <w:szCs w:val="24"/>
        </w:rPr>
        <w:t>，在业界也有较为丰富的职员可使用；数据库使用的是</w:t>
      </w:r>
      <w:r w:rsidR="00C0369F" w:rsidRPr="00821032">
        <w:rPr>
          <w:rFonts w:ascii="宋体" w:eastAsia="宋体" w:hAnsi="宋体"/>
          <w:sz w:val="24"/>
          <w:szCs w:val="24"/>
        </w:rPr>
        <w:t>Sun公司开源的</w:t>
      </w:r>
      <w:r w:rsidR="003322BE" w:rsidRPr="00821032">
        <w:rPr>
          <w:rFonts w:ascii="宋体" w:eastAsia="宋体" w:hAnsi="宋体" w:hint="eastAsia"/>
          <w:sz w:val="24"/>
          <w:szCs w:val="24"/>
        </w:rPr>
        <w:t>MySQL</w:t>
      </w:r>
      <w:r w:rsidR="00C0369F" w:rsidRPr="00821032">
        <w:rPr>
          <w:rFonts w:ascii="宋体" w:eastAsia="宋体" w:hAnsi="宋体" w:hint="eastAsia"/>
          <w:sz w:val="24"/>
          <w:szCs w:val="24"/>
        </w:rPr>
        <w:t>数据库</w:t>
      </w:r>
      <w:r w:rsidR="003322BE" w:rsidRPr="00821032">
        <w:rPr>
          <w:rFonts w:ascii="宋体" w:eastAsia="宋体" w:hAnsi="宋体"/>
          <w:sz w:val="24"/>
          <w:szCs w:val="24"/>
        </w:rPr>
        <w:t>5.7版本</w:t>
      </w:r>
      <w:r w:rsidR="000F0D54" w:rsidRPr="00821032">
        <w:rPr>
          <w:rFonts w:ascii="宋体" w:eastAsia="宋体" w:hAnsi="宋体" w:hint="eastAsia"/>
          <w:sz w:val="24"/>
          <w:szCs w:val="24"/>
        </w:rPr>
        <w:t>，该数据库</w:t>
      </w:r>
      <w:r w:rsidR="00060C02" w:rsidRPr="00821032">
        <w:rPr>
          <w:rFonts w:ascii="宋体" w:eastAsia="宋体" w:hAnsi="宋体" w:hint="eastAsia"/>
          <w:sz w:val="24"/>
          <w:szCs w:val="24"/>
        </w:rPr>
        <w:t>大量数据时</w:t>
      </w:r>
      <w:r w:rsidR="000F0D54" w:rsidRPr="00821032">
        <w:rPr>
          <w:rFonts w:ascii="宋体" w:eastAsia="宋体" w:hAnsi="宋体" w:hint="eastAsia"/>
          <w:sz w:val="24"/>
          <w:szCs w:val="24"/>
        </w:rPr>
        <w:t>查询速度是业界较好的，也能保障数据的安全性；而中间件</w:t>
      </w:r>
      <w:r w:rsidR="00B55340" w:rsidRPr="00821032">
        <w:rPr>
          <w:rFonts w:ascii="宋体" w:eastAsia="宋体" w:hAnsi="宋体" w:hint="eastAsia"/>
          <w:sz w:val="24"/>
          <w:szCs w:val="24"/>
        </w:rPr>
        <w:t>精简而强悍的</w:t>
      </w:r>
      <w:r w:rsidR="000F0D54" w:rsidRPr="00821032">
        <w:rPr>
          <w:rFonts w:ascii="宋体" w:eastAsia="宋体" w:hAnsi="宋体" w:hint="eastAsia"/>
          <w:sz w:val="24"/>
          <w:szCs w:val="24"/>
        </w:rPr>
        <w:t>Apache</w:t>
      </w:r>
      <w:r w:rsidR="00B55340" w:rsidRPr="00821032">
        <w:rPr>
          <w:rFonts w:ascii="宋体" w:eastAsia="宋体" w:hAnsi="宋体" w:hint="eastAsia"/>
          <w:sz w:val="24"/>
          <w:szCs w:val="24"/>
        </w:rPr>
        <w:t xml:space="preserve"> </w:t>
      </w:r>
      <w:r w:rsidR="000F0D54" w:rsidRPr="00821032">
        <w:rPr>
          <w:rFonts w:ascii="宋体" w:eastAsia="宋体" w:hAnsi="宋体" w:hint="eastAsia"/>
          <w:sz w:val="24"/>
          <w:szCs w:val="24"/>
        </w:rPr>
        <w:t>tomcat</w:t>
      </w:r>
      <w:r w:rsidR="003322BE" w:rsidRPr="00821032">
        <w:rPr>
          <w:rFonts w:ascii="宋体" w:eastAsia="宋体" w:hAnsi="宋体"/>
          <w:sz w:val="24"/>
          <w:szCs w:val="24"/>
        </w:rPr>
        <w:t>8.5</w:t>
      </w:r>
      <w:r w:rsidR="000F0D54" w:rsidRPr="00821032">
        <w:rPr>
          <w:rFonts w:ascii="宋体" w:eastAsia="宋体" w:hAnsi="宋体"/>
          <w:sz w:val="24"/>
          <w:szCs w:val="24"/>
        </w:rPr>
        <w:t>版本</w:t>
      </w:r>
      <w:r w:rsidR="00B55340" w:rsidRPr="00821032">
        <w:rPr>
          <w:rFonts w:ascii="宋体" w:eastAsia="宋体" w:hAnsi="宋体" w:hint="eastAsia"/>
          <w:sz w:val="24"/>
          <w:szCs w:val="24"/>
        </w:rPr>
        <w:t>。</w:t>
      </w:r>
    </w:p>
    <w:p w14:paraId="39513C38" w14:textId="77777777" w:rsidR="008C7D9B" w:rsidRDefault="008F7F32" w:rsidP="000F0D54">
      <w:pPr>
        <w:pStyle w:val="2"/>
        <w:rPr>
          <w:rStyle w:val="2Char"/>
        </w:rPr>
      </w:pPr>
      <w:bookmarkStart w:id="118" w:name="_Toc7028458"/>
      <w:r w:rsidRPr="001C10FB">
        <w:t>2.</w:t>
      </w:r>
      <w:r w:rsidR="001C10FB" w:rsidRPr="001C10FB">
        <w:t>4</w:t>
      </w:r>
      <w:r w:rsidRPr="001C10FB">
        <w:t xml:space="preserve"> </w:t>
      </w:r>
      <w:r w:rsidRPr="000F0D54">
        <w:rPr>
          <w:rStyle w:val="2Char"/>
        </w:rPr>
        <w:t xml:space="preserve"> </w:t>
      </w:r>
      <w:r w:rsidRPr="000F0D54">
        <w:rPr>
          <w:rStyle w:val="2Char"/>
        </w:rPr>
        <w:t>本章小结</w:t>
      </w:r>
      <w:bookmarkEnd w:id="118"/>
    </w:p>
    <w:p w14:paraId="7C800409" w14:textId="77777777" w:rsidR="000F0D54" w:rsidRPr="00821032" w:rsidRDefault="000F0D54">
      <w:pPr>
        <w:spacing w:line="300" w:lineRule="auto"/>
        <w:ind w:firstLineChars="200" w:firstLine="420"/>
        <w:rPr>
          <w:rFonts w:ascii="宋体" w:eastAsia="宋体" w:hAnsi="宋体"/>
          <w:sz w:val="24"/>
          <w:szCs w:val="24"/>
        </w:rPr>
        <w:pPrChange w:id="119" w:author="王同罕" w:date="2019-05-04T16:16:00Z">
          <w:pPr/>
        </w:pPrChange>
      </w:pPr>
      <w:r>
        <w:tab/>
      </w:r>
      <w:r w:rsidRPr="00821032">
        <w:rPr>
          <w:rFonts w:ascii="宋体" w:eastAsia="宋体" w:hAnsi="宋体"/>
          <w:sz w:val="24"/>
          <w:szCs w:val="24"/>
        </w:rPr>
        <w:t>本章</w:t>
      </w:r>
      <w:r w:rsidR="00B55340" w:rsidRPr="00821032">
        <w:rPr>
          <w:rFonts w:ascii="宋体" w:eastAsia="宋体" w:hAnsi="宋体"/>
          <w:sz w:val="24"/>
          <w:szCs w:val="24"/>
        </w:rPr>
        <w:t>较为详细的介绍了</w:t>
      </w:r>
      <w:r w:rsidRPr="00821032">
        <w:rPr>
          <w:rFonts w:ascii="宋体" w:eastAsia="宋体" w:hAnsi="宋体"/>
          <w:sz w:val="24"/>
          <w:szCs w:val="24"/>
        </w:rPr>
        <w:t>整套简易社区网站系统的</w:t>
      </w:r>
      <w:r w:rsidR="00B55340" w:rsidRPr="00821032">
        <w:rPr>
          <w:rFonts w:ascii="宋体" w:eastAsia="宋体" w:hAnsi="宋体"/>
          <w:sz w:val="24"/>
          <w:szCs w:val="24"/>
        </w:rPr>
        <w:t>各个</w:t>
      </w:r>
      <w:r w:rsidRPr="00821032">
        <w:rPr>
          <w:rFonts w:ascii="宋体" w:eastAsia="宋体" w:hAnsi="宋体"/>
          <w:sz w:val="24"/>
          <w:szCs w:val="24"/>
        </w:rPr>
        <w:t>模块</w:t>
      </w:r>
      <w:r w:rsidRPr="00821032">
        <w:rPr>
          <w:rFonts w:ascii="宋体" w:eastAsia="宋体" w:hAnsi="宋体" w:hint="eastAsia"/>
          <w:sz w:val="24"/>
          <w:szCs w:val="24"/>
        </w:rPr>
        <w:t>、</w:t>
      </w:r>
      <w:r w:rsidRPr="00821032">
        <w:rPr>
          <w:rFonts w:ascii="宋体" w:eastAsia="宋体" w:hAnsi="宋体"/>
          <w:sz w:val="24"/>
          <w:szCs w:val="24"/>
        </w:rPr>
        <w:t>功能</w:t>
      </w:r>
      <w:r w:rsidR="00B55340" w:rsidRPr="00821032">
        <w:rPr>
          <w:rFonts w:ascii="宋体" w:eastAsia="宋体" w:hAnsi="宋体" w:hint="eastAsia"/>
          <w:sz w:val="24"/>
          <w:szCs w:val="24"/>
        </w:rPr>
        <w:t>，</w:t>
      </w:r>
      <w:r w:rsidR="00B55340" w:rsidRPr="00821032">
        <w:rPr>
          <w:rFonts w:ascii="宋体" w:eastAsia="宋体" w:hAnsi="宋体"/>
          <w:noProof/>
          <w:sz w:val="24"/>
          <w:szCs w:val="24"/>
        </w:rPr>
        <w:t>阐述了不同社区成员的权限所使用的模块各个功能的特点</w:t>
      </w:r>
      <w:r w:rsidR="00B55340" w:rsidRPr="00821032">
        <w:rPr>
          <w:rFonts w:ascii="宋体" w:eastAsia="宋体" w:hAnsi="宋体" w:hint="eastAsia"/>
          <w:noProof/>
          <w:sz w:val="24"/>
          <w:szCs w:val="24"/>
        </w:rPr>
        <w:t>，</w:t>
      </w:r>
      <w:r w:rsidR="00B55340" w:rsidRPr="00821032">
        <w:rPr>
          <w:rFonts w:ascii="宋体" w:eastAsia="宋体" w:hAnsi="宋体" w:hint="eastAsia"/>
          <w:sz w:val="24"/>
          <w:szCs w:val="24"/>
        </w:rPr>
        <w:t>；</w:t>
      </w:r>
      <w:r w:rsidR="00B55340" w:rsidRPr="00821032">
        <w:rPr>
          <w:rFonts w:ascii="宋体" w:eastAsia="宋体" w:hAnsi="宋体"/>
          <w:sz w:val="24"/>
          <w:szCs w:val="24"/>
        </w:rPr>
        <w:t>也</w:t>
      </w:r>
      <w:r w:rsidR="00B55340" w:rsidRPr="00821032">
        <w:rPr>
          <w:rFonts w:ascii="宋体" w:eastAsia="宋体" w:hAnsi="宋体" w:hint="eastAsia"/>
          <w:sz w:val="24"/>
          <w:szCs w:val="24"/>
        </w:rPr>
        <w:t>谈到</w:t>
      </w:r>
      <w:r w:rsidR="00B55340" w:rsidRPr="00821032">
        <w:rPr>
          <w:rFonts w:ascii="宋体" w:eastAsia="宋体" w:hAnsi="宋体"/>
          <w:sz w:val="24"/>
          <w:szCs w:val="24"/>
        </w:rPr>
        <w:t>系统运行的环境</w:t>
      </w:r>
      <w:r w:rsidR="00B55340" w:rsidRPr="00821032">
        <w:rPr>
          <w:rFonts w:ascii="宋体" w:eastAsia="宋体" w:hAnsi="宋体" w:hint="eastAsia"/>
          <w:sz w:val="24"/>
          <w:szCs w:val="24"/>
        </w:rPr>
        <w:t>，</w:t>
      </w:r>
      <w:r w:rsidR="00B55340" w:rsidRPr="00821032">
        <w:rPr>
          <w:rFonts w:ascii="宋体" w:eastAsia="宋体" w:hAnsi="宋体"/>
          <w:sz w:val="24"/>
          <w:szCs w:val="24"/>
        </w:rPr>
        <w:t>对</w:t>
      </w:r>
      <w:r w:rsidR="00C0369F" w:rsidRPr="00821032">
        <w:rPr>
          <w:rFonts w:ascii="宋体" w:eastAsia="宋体" w:hAnsi="宋体" w:hint="eastAsia"/>
          <w:sz w:val="24"/>
          <w:szCs w:val="24"/>
        </w:rPr>
        <w:t>使用</w:t>
      </w:r>
      <w:r w:rsidR="00C0369F" w:rsidRPr="00821032">
        <w:rPr>
          <w:rFonts w:ascii="宋体" w:eastAsia="宋体" w:hAnsi="宋体"/>
          <w:sz w:val="24"/>
          <w:szCs w:val="24"/>
        </w:rPr>
        <w:t>到的工具</w:t>
      </w:r>
      <w:r w:rsidR="00B55340" w:rsidRPr="00821032">
        <w:rPr>
          <w:rFonts w:ascii="宋体" w:eastAsia="宋体" w:hAnsi="宋体"/>
          <w:sz w:val="24"/>
          <w:szCs w:val="24"/>
        </w:rPr>
        <w:t>进行一个</w:t>
      </w:r>
      <w:r w:rsidR="00C0369F" w:rsidRPr="00821032">
        <w:rPr>
          <w:rFonts w:ascii="宋体" w:eastAsia="宋体" w:hAnsi="宋体" w:hint="eastAsia"/>
          <w:sz w:val="24"/>
          <w:szCs w:val="24"/>
        </w:rPr>
        <w:t>简洁</w:t>
      </w:r>
      <w:r w:rsidR="00B55340" w:rsidRPr="00821032">
        <w:rPr>
          <w:rFonts w:ascii="宋体" w:eastAsia="宋体" w:hAnsi="宋体"/>
          <w:sz w:val="24"/>
          <w:szCs w:val="24"/>
        </w:rPr>
        <w:t>的介绍</w:t>
      </w:r>
      <w:r w:rsidR="00B55340" w:rsidRPr="00821032">
        <w:rPr>
          <w:rFonts w:ascii="宋体" w:eastAsia="宋体" w:hAnsi="宋体" w:hint="eastAsia"/>
          <w:sz w:val="24"/>
          <w:szCs w:val="24"/>
        </w:rPr>
        <w:t>。</w:t>
      </w:r>
    </w:p>
    <w:p w14:paraId="5627C95A" w14:textId="77777777" w:rsidR="008C7D9B" w:rsidRDefault="008F7F32" w:rsidP="008C305E">
      <w:pPr>
        <w:pStyle w:val="1"/>
        <w:jc w:val="center"/>
      </w:pPr>
      <w:bookmarkStart w:id="120" w:name="_Toc7028459"/>
      <w:r w:rsidRPr="00B55340">
        <w:lastRenderedPageBreak/>
        <w:t>第</w:t>
      </w:r>
      <w:r w:rsidRPr="00B55340">
        <w:t>3</w:t>
      </w:r>
      <w:r w:rsidRPr="00B55340">
        <w:t>章</w:t>
      </w:r>
      <w:r w:rsidRPr="00B55340">
        <w:t xml:space="preserve">  </w:t>
      </w:r>
      <w:r w:rsidR="00B55340" w:rsidRPr="00B55340">
        <w:t>可行性分析</w:t>
      </w:r>
      <w:bookmarkEnd w:id="120"/>
    </w:p>
    <w:p w14:paraId="4F6453BE" w14:textId="77777777" w:rsidR="008C305E" w:rsidRDefault="008C305E" w:rsidP="008C305E">
      <w:pPr>
        <w:pStyle w:val="2"/>
        <w:rPr>
          <w:rFonts w:ascii="Times New Roman" w:hAnsi="Times New Roman" w:cs="Times New Roman"/>
        </w:rPr>
      </w:pPr>
      <w:bookmarkStart w:id="121" w:name="_Toc7028460"/>
      <w:r w:rsidRPr="008C305E">
        <w:rPr>
          <w:rFonts w:ascii="Times New Roman" w:hAnsi="Times New Roman" w:cs="Times New Roman" w:hint="eastAsia"/>
        </w:rPr>
        <w:t>3</w:t>
      </w:r>
      <w:r w:rsidRPr="008C305E">
        <w:rPr>
          <w:rFonts w:ascii="Times New Roman" w:hAnsi="Times New Roman" w:cs="Times New Roman"/>
        </w:rPr>
        <w:t xml:space="preserve">.1  </w:t>
      </w:r>
      <w:r w:rsidRPr="008C305E">
        <w:rPr>
          <w:rFonts w:ascii="Times New Roman" w:hAnsi="Times New Roman" w:cs="Times New Roman"/>
        </w:rPr>
        <w:t>市场可行性分析</w:t>
      </w:r>
      <w:bookmarkEnd w:id="121"/>
    </w:p>
    <w:p w14:paraId="56ED75E4" w14:textId="77777777" w:rsidR="008C305E" w:rsidRPr="00821032" w:rsidRDefault="008C305E">
      <w:pPr>
        <w:spacing w:line="300" w:lineRule="auto"/>
        <w:ind w:firstLineChars="200" w:firstLine="420"/>
        <w:rPr>
          <w:rFonts w:ascii="宋体" w:eastAsia="宋体" w:hAnsi="宋体"/>
          <w:sz w:val="24"/>
          <w:szCs w:val="24"/>
        </w:rPr>
        <w:pPrChange w:id="122" w:author="王同罕" w:date="2019-05-04T16:16:00Z">
          <w:pPr/>
        </w:pPrChange>
      </w:pPr>
      <w:r>
        <w:tab/>
      </w:r>
      <w:r w:rsidRPr="00821032">
        <w:rPr>
          <w:rFonts w:ascii="宋体" w:eastAsia="宋体" w:hAnsi="宋体"/>
          <w:sz w:val="24"/>
          <w:szCs w:val="24"/>
        </w:rPr>
        <w:t>简易社区针对的市场坐落于城市住宅区</w:t>
      </w:r>
      <w:r w:rsidRPr="00821032">
        <w:rPr>
          <w:rFonts w:ascii="宋体" w:eastAsia="宋体" w:hAnsi="宋体" w:hint="eastAsia"/>
          <w:sz w:val="24"/>
          <w:szCs w:val="24"/>
        </w:rPr>
        <w:t>，</w:t>
      </w:r>
      <w:r w:rsidRPr="00821032">
        <w:rPr>
          <w:rFonts w:ascii="宋体" w:eastAsia="宋体" w:hAnsi="宋体"/>
          <w:sz w:val="24"/>
          <w:szCs w:val="24"/>
        </w:rPr>
        <w:t>根据对城市中的部分居住小区的调研结果</w:t>
      </w:r>
      <w:r w:rsidRPr="00821032">
        <w:rPr>
          <w:rFonts w:ascii="宋体" w:eastAsia="宋体" w:hAnsi="宋体" w:hint="eastAsia"/>
          <w:sz w:val="24"/>
          <w:szCs w:val="24"/>
        </w:rPr>
        <w:t>，</w:t>
      </w:r>
      <w:r w:rsidRPr="00821032">
        <w:rPr>
          <w:rFonts w:ascii="宋体" w:eastAsia="宋体" w:hAnsi="宋体"/>
          <w:sz w:val="24"/>
          <w:szCs w:val="24"/>
        </w:rPr>
        <w:t>发现大部分的社区的公告栏上贴满了各种广告</w:t>
      </w:r>
      <w:r w:rsidRPr="00821032">
        <w:rPr>
          <w:rFonts w:ascii="宋体" w:eastAsia="宋体" w:hAnsi="宋体" w:hint="eastAsia"/>
          <w:sz w:val="24"/>
          <w:szCs w:val="24"/>
        </w:rPr>
        <w:t>、</w:t>
      </w:r>
      <w:r w:rsidRPr="00821032">
        <w:rPr>
          <w:rFonts w:ascii="宋体" w:eastAsia="宋体" w:hAnsi="宋体"/>
          <w:sz w:val="24"/>
          <w:szCs w:val="24"/>
        </w:rPr>
        <w:t>通知等等</w:t>
      </w:r>
      <w:r w:rsidRPr="00821032">
        <w:rPr>
          <w:rFonts w:ascii="宋体" w:eastAsia="宋体" w:hAnsi="宋体" w:hint="eastAsia"/>
          <w:sz w:val="24"/>
          <w:szCs w:val="24"/>
        </w:rPr>
        <w:t>；这样不仅通知不到位而且，一旦错过了什么重要的事情，会增加住户与小区管理员的误会；所以简易社区</w:t>
      </w:r>
      <w:r w:rsidR="00EB097E" w:rsidRPr="00821032">
        <w:rPr>
          <w:rFonts w:ascii="宋体" w:eastAsia="宋体" w:hAnsi="宋体" w:hint="eastAsia"/>
          <w:sz w:val="24"/>
          <w:szCs w:val="24"/>
        </w:rPr>
        <w:t>针对的人群还是有较大的市场的。</w:t>
      </w:r>
    </w:p>
    <w:p w14:paraId="6ED08BCF" w14:textId="77777777" w:rsidR="001363DC" w:rsidRDefault="008F7F32" w:rsidP="008C305E">
      <w:pPr>
        <w:pStyle w:val="2"/>
        <w:spacing w:before="0" w:after="0" w:line="300" w:lineRule="auto"/>
        <w:jc w:val="left"/>
        <w:rPr>
          <w:rFonts w:ascii="Times New Roman" w:hAnsi="Times New Roman" w:cs="Times New Roman"/>
        </w:rPr>
      </w:pPr>
      <w:bookmarkStart w:id="123" w:name="_Toc7028461"/>
      <w:r w:rsidRPr="001A37AC">
        <w:rPr>
          <w:rFonts w:ascii="Times New Roman" w:hAnsi="Times New Roman" w:cs="Times New Roman"/>
        </w:rPr>
        <w:t>3.</w:t>
      </w:r>
      <w:r w:rsidR="008C305E">
        <w:rPr>
          <w:rFonts w:ascii="Times New Roman" w:hAnsi="Times New Roman" w:cs="Times New Roman"/>
        </w:rPr>
        <w:t>2</w:t>
      </w:r>
      <w:r w:rsidRPr="001A37AC">
        <w:rPr>
          <w:rFonts w:ascii="Times New Roman" w:hAnsi="Times New Roman" w:cs="Times New Roman"/>
        </w:rPr>
        <w:t xml:space="preserve">  </w:t>
      </w:r>
      <w:r w:rsidR="00B55340">
        <w:rPr>
          <w:rFonts w:ascii="Times New Roman" w:hAnsi="Times New Roman" w:cs="Times New Roman" w:hint="eastAsia"/>
        </w:rPr>
        <w:t>技术</w:t>
      </w:r>
      <w:r w:rsidR="00B55340">
        <w:rPr>
          <w:rFonts w:ascii="Times New Roman" w:hAnsi="Times New Roman" w:cs="Times New Roman"/>
        </w:rPr>
        <w:t>可行性分析</w:t>
      </w:r>
      <w:bookmarkEnd w:id="123"/>
    </w:p>
    <w:p w14:paraId="51907830" w14:textId="77777777" w:rsidR="00EB097E" w:rsidRPr="00821032" w:rsidRDefault="00EB097E">
      <w:pPr>
        <w:spacing w:line="300" w:lineRule="auto"/>
        <w:ind w:firstLineChars="200" w:firstLine="480"/>
        <w:rPr>
          <w:rFonts w:ascii="宋体" w:eastAsia="宋体" w:hAnsi="宋体"/>
          <w:sz w:val="24"/>
          <w:szCs w:val="24"/>
        </w:rPr>
        <w:pPrChange w:id="124" w:author="王同罕" w:date="2019-05-04T16:17:00Z">
          <w:pPr/>
        </w:pPrChange>
      </w:pPr>
      <w:r w:rsidRPr="00821032">
        <w:rPr>
          <w:rFonts w:ascii="宋体" w:eastAsia="宋体" w:hAnsi="宋体"/>
          <w:sz w:val="24"/>
          <w:szCs w:val="24"/>
        </w:rPr>
        <w:tab/>
        <w:t>在使用的技术上使用目前较为主流的的ssm框架</w:t>
      </w:r>
      <w:r w:rsidRPr="00821032">
        <w:rPr>
          <w:rFonts w:ascii="宋体" w:eastAsia="宋体" w:hAnsi="宋体" w:hint="eastAsia"/>
          <w:sz w:val="24"/>
          <w:szCs w:val="24"/>
        </w:rPr>
        <w:t>，</w:t>
      </w:r>
      <w:r w:rsidRPr="00821032">
        <w:rPr>
          <w:rFonts w:ascii="宋体" w:eastAsia="宋体" w:hAnsi="宋体"/>
          <w:sz w:val="24"/>
          <w:szCs w:val="24"/>
        </w:rPr>
        <w:t>性能相对于其他框架有一定提升</w:t>
      </w:r>
      <w:r w:rsidRPr="00821032">
        <w:rPr>
          <w:rFonts w:ascii="宋体" w:eastAsia="宋体" w:hAnsi="宋体" w:hint="eastAsia"/>
          <w:sz w:val="24"/>
          <w:szCs w:val="24"/>
        </w:rPr>
        <w:t>，</w:t>
      </w:r>
      <w:r w:rsidRPr="00821032">
        <w:rPr>
          <w:rFonts w:ascii="宋体" w:eastAsia="宋体" w:hAnsi="宋体"/>
          <w:sz w:val="24"/>
          <w:szCs w:val="24"/>
        </w:rPr>
        <w:t>在开发</w:t>
      </w:r>
      <w:r w:rsidRPr="00821032">
        <w:rPr>
          <w:rFonts w:ascii="宋体" w:eastAsia="宋体" w:hAnsi="宋体" w:hint="eastAsia"/>
          <w:sz w:val="24"/>
          <w:szCs w:val="24"/>
        </w:rPr>
        <w:t>，</w:t>
      </w:r>
      <w:r w:rsidRPr="00821032">
        <w:rPr>
          <w:rFonts w:ascii="宋体" w:eastAsia="宋体" w:hAnsi="宋体"/>
          <w:sz w:val="24"/>
          <w:szCs w:val="24"/>
        </w:rPr>
        <w:t>运维都有着较高的效率</w:t>
      </w:r>
      <w:r w:rsidRPr="00821032">
        <w:rPr>
          <w:rFonts w:ascii="宋体" w:eastAsia="宋体" w:hAnsi="宋体" w:hint="eastAsia"/>
          <w:sz w:val="24"/>
          <w:szCs w:val="24"/>
        </w:rPr>
        <w:t>，</w:t>
      </w:r>
      <w:r w:rsidRPr="00821032">
        <w:rPr>
          <w:rFonts w:ascii="宋体" w:eastAsia="宋体" w:hAnsi="宋体"/>
          <w:sz w:val="24"/>
          <w:szCs w:val="24"/>
        </w:rPr>
        <w:t>使用Java开发在安全性上面也有一定</w:t>
      </w:r>
      <w:r w:rsidRPr="00821032">
        <w:rPr>
          <w:rFonts w:ascii="宋体" w:eastAsia="宋体" w:hAnsi="宋体" w:hint="eastAsia"/>
          <w:sz w:val="24"/>
          <w:szCs w:val="24"/>
        </w:rPr>
        <w:t>的</w:t>
      </w:r>
      <w:r w:rsidRPr="00821032">
        <w:rPr>
          <w:rFonts w:ascii="宋体" w:eastAsia="宋体" w:hAnsi="宋体"/>
          <w:sz w:val="24"/>
          <w:szCs w:val="24"/>
        </w:rPr>
        <w:t>保障</w:t>
      </w:r>
      <w:r w:rsidRPr="00821032">
        <w:rPr>
          <w:rFonts w:ascii="宋体" w:eastAsia="宋体" w:hAnsi="宋体" w:hint="eastAsia"/>
          <w:sz w:val="24"/>
          <w:szCs w:val="24"/>
        </w:rPr>
        <w:t>，使用tomcat作为中间件能承受较多的用户对系统进行同时操作和使用，数据库采用</w:t>
      </w:r>
      <w:r w:rsidR="00060C02" w:rsidRPr="00821032">
        <w:rPr>
          <w:rFonts w:ascii="宋体" w:eastAsia="宋体" w:hAnsi="宋体" w:hint="eastAsia"/>
          <w:sz w:val="24"/>
          <w:szCs w:val="24"/>
        </w:rPr>
        <w:t>MySQL</w:t>
      </w:r>
      <w:r w:rsidRPr="00821032">
        <w:rPr>
          <w:rFonts w:ascii="宋体" w:eastAsia="宋体" w:hAnsi="宋体" w:hint="eastAsia"/>
          <w:sz w:val="24"/>
          <w:szCs w:val="24"/>
        </w:rPr>
        <w:t>能承受</w:t>
      </w:r>
      <w:r w:rsidR="00060C02" w:rsidRPr="00821032">
        <w:rPr>
          <w:rFonts w:ascii="宋体" w:eastAsia="宋体" w:hAnsi="宋体" w:hint="eastAsia"/>
          <w:sz w:val="24"/>
          <w:szCs w:val="24"/>
        </w:rPr>
        <w:t>百万级</w:t>
      </w:r>
      <w:r w:rsidRPr="00821032">
        <w:rPr>
          <w:rFonts w:ascii="宋体" w:eastAsia="宋体" w:hAnsi="宋体" w:hint="eastAsia"/>
          <w:sz w:val="24"/>
          <w:szCs w:val="24"/>
        </w:rPr>
        <w:t>数据的涌入；在社区网站的界面使用及借鉴了</w:t>
      </w:r>
      <w:r w:rsidRPr="00821032">
        <w:rPr>
          <w:rFonts w:ascii="宋体" w:eastAsia="宋体" w:hAnsi="宋体"/>
          <w:sz w:val="24"/>
          <w:szCs w:val="24"/>
        </w:rPr>
        <w:t>LayUI框架</w:t>
      </w:r>
      <w:r w:rsidRPr="00821032">
        <w:rPr>
          <w:rFonts w:ascii="宋体" w:eastAsia="宋体" w:hAnsi="宋体" w:hint="eastAsia"/>
          <w:sz w:val="24"/>
          <w:szCs w:val="24"/>
        </w:rPr>
        <w:t>，</w:t>
      </w:r>
      <w:r w:rsidRPr="00821032">
        <w:rPr>
          <w:rFonts w:ascii="宋体" w:eastAsia="宋体" w:hAnsi="宋体"/>
          <w:sz w:val="24"/>
          <w:szCs w:val="24"/>
        </w:rPr>
        <w:t>简约而丰富</w:t>
      </w:r>
      <w:r w:rsidRPr="00821032">
        <w:rPr>
          <w:rFonts w:ascii="宋体" w:eastAsia="宋体" w:hAnsi="宋体" w:hint="eastAsia"/>
          <w:sz w:val="24"/>
          <w:szCs w:val="24"/>
        </w:rPr>
        <w:t>，</w:t>
      </w:r>
      <w:r w:rsidRPr="00821032">
        <w:rPr>
          <w:rFonts w:ascii="宋体" w:eastAsia="宋体" w:hAnsi="宋体"/>
          <w:sz w:val="24"/>
          <w:szCs w:val="24"/>
        </w:rPr>
        <w:t>让用户能</w:t>
      </w:r>
      <w:r w:rsidRPr="00821032">
        <w:rPr>
          <w:rFonts w:ascii="宋体" w:eastAsia="宋体" w:hAnsi="宋体" w:hint="eastAsia"/>
          <w:sz w:val="24"/>
          <w:szCs w:val="24"/>
        </w:rPr>
        <w:t>感受</w:t>
      </w:r>
      <w:r w:rsidRPr="00821032">
        <w:rPr>
          <w:rFonts w:ascii="宋体" w:eastAsia="宋体" w:hAnsi="宋体"/>
          <w:sz w:val="24"/>
          <w:szCs w:val="24"/>
        </w:rPr>
        <w:t>到两种不同的体验</w:t>
      </w:r>
      <w:r w:rsidRPr="00821032">
        <w:rPr>
          <w:rFonts w:ascii="宋体" w:eastAsia="宋体" w:hAnsi="宋体" w:hint="eastAsia"/>
          <w:sz w:val="24"/>
          <w:szCs w:val="24"/>
        </w:rPr>
        <w:t>。</w:t>
      </w:r>
    </w:p>
    <w:p w14:paraId="2E5FAA2C" w14:textId="77777777" w:rsidR="008C7D9B" w:rsidRDefault="008F7F32" w:rsidP="00B55340">
      <w:pPr>
        <w:pStyle w:val="2"/>
        <w:spacing w:before="0" w:after="0" w:line="300" w:lineRule="auto"/>
        <w:rPr>
          <w:rFonts w:ascii="Times New Roman" w:hAnsi="Times New Roman" w:cs="Times New Roman"/>
        </w:rPr>
      </w:pPr>
      <w:bookmarkStart w:id="125" w:name="_Toc7028462"/>
      <w:r w:rsidRPr="001A37AC">
        <w:rPr>
          <w:rFonts w:ascii="Times New Roman" w:hAnsi="Times New Roman" w:cs="Times New Roman"/>
        </w:rPr>
        <w:t>3.</w:t>
      </w:r>
      <w:r w:rsidR="008C305E">
        <w:rPr>
          <w:rFonts w:ascii="Times New Roman" w:hAnsi="Times New Roman" w:cs="Times New Roman"/>
        </w:rPr>
        <w:t>3</w:t>
      </w:r>
      <w:r w:rsidRPr="001A37AC">
        <w:rPr>
          <w:rFonts w:ascii="Times New Roman" w:hAnsi="Times New Roman" w:cs="Times New Roman"/>
        </w:rPr>
        <w:t xml:space="preserve">  </w:t>
      </w:r>
      <w:r w:rsidR="006F72E7" w:rsidRPr="001A37AC">
        <w:rPr>
          <w:rFonts w:ascii="Times New Roman" w:hAnsi="Times New Roman" w:cs="Times New Roman"/>
        </w:rPr>
        <w:t>经济可行性分析</w:t>
      </w:r>
      <w:bookmarkEnd w:id="125"/>
    </w:p>
    <w:p w14:paraId="27102092" w14:textId="77777777" w:rsidR="00EB097E" w:rsidRPr="00821032" w:rsidRDefault="00EB097E">
      <w:pPr>
        <w:spacing w:line="300" w:lineRule="auto"/>
        <w:ind w:firstLineChars="200" w:firstLine="420"/>
        <w:rPr>
          <w:rFonts w:ascii="宋体" w:eastAsia="宋体" w:hAnsi="宋体"/>
          <w:sz w:val="24"/>
          <w:szCs w:val="24"/>
        </w:rPr>
        <w:pPrChange w:id="126" w:author="王同罕" w:date="2019-05-04T16:17:00Z">
          <w:pPr/>
        </w:pPrChange>
      </w:pPr>
      <w:r>
        <w:tab/>
      </w:r>
      <w:r w:rsidR="00B35286" w:rsidRPr="00821032">
        <w:rPr>
          <w:rFonts w:ascii="宋体" w:eastAsia="宋体" w:hAnsi="宋体"/>
          <w:sz w:val="24"/>
          <w:szCs w:val="24"/>
        </w:rPr>
        <w:t>简易社区服务于小区的住户以及管理员</w:t>
      </w:r>
      <w:r w:rsidR="00B35286" w:rsidRPr="00821032">
        <w:rPr>
          <w:rFonts w:ascii="宋体" w:eastAsia="宋体" w:hAnsi="宋体" w:hint="eastAsia"/>
          <w:sz w:val="24"/>
          <w:szCs w:val="24"/>
        </w:rPr>
        <w:t>，</w:t>
      </w:r>
      <w:r w:rsidR="00B35286" w:rsidRPr="00821032">
        <w:rPr>
          <w:rFonts w:ascii="宋体" w:eastAsia="宋体" w:hAnsi="宋体"/>
          <w:sz w:val="24"/>
          <w:szCs w:val="24"/>
        </w:rPr>
        <w:t>能够提升小区管理的效率</w:t>
      </w:r>
      <w:r w:rsidR="00B35286" w:rsidRPr="00821032">
        <w:rPr>
          <w:rFonts w:ascii="宋体" w:eastAsia="宋体" w:hAnsi="宋体" w:hint="eastAsia"/>
          <w:sz w:val="24"/>
          <w:szCs w:val="24"/>
        </w:rPr>
        <w:t>，也能减少住户与管理员之间误会，使用</w:t>
      </w:r>
      <w:r w:rsidR="00060C02" w:rsidRPr="00821032">
        <w:rPr>
          <w:rFonts w:ascii="宋体" w:eastAsia="宋体" w:hAnsi="宋体" w:hint="eastAsia"/>
          <w:sz w:val="24"/>
          <w:szCs w:val="24"/>
        </w:rPr>
        <w:t>MySQL</w:t>
      </w:r>
      <w:r w:rsidR="00B35286" w:rsidRPr="00821032">
        <w:rPr>
          <w:rFonts w:ascii="宋体" w:eastAsia="宋体" w:hAnsi="宋体" w:hint="eastAsia"/>
          <w:sz w:val="24"/>
          <w:szCs w:val="24"/>
        </w:rPr>
        <w:t>数据库进行数据储存以及加上开发工具I</w:t>
      </w:r>
      <w:r w:rsidR="00B35286" w:rsidRPr="00821032">
        <w:rPr>
          <w:rFonts w:ascii="宋体" w:eastAsia="宋体" w:hAnsi="宋体"/>
          <w:sz w:val="24"/>
          <w:szCs w:val="24"/>
        </w:rPr>
        <w:t>DEA</w:t>
      </w:r>
      <w:r w:rsidR="00B35286" w:rsidRPr="00821032">
        <w:rPr>
          <w:rFonts w:ascii="宋体" w:eastAsia="宋体" w:hAnsi="宋体" w:hint="eastAsia"/>
          <w:sz w:val="24"/>
          <w:szCs w:val="24"/>
        </w:rPr>
        <w:t>，</w:t>
      </w:r>
      <w:r w:rsidR="00B35286" w:rsidRPr="00821032">
        <w:rPr>
          <w:rFonts w:ascii="宋体" w:eastAsia="宋体" w:hAnsi="宋体"/>
          <w:sz w:val="24"/>
          <w:szCs w:val="24"/>
        </w:rPr>
        <w:t>在成本上面虽然有一定的开销</w:t>
      </w:r>
      <w:r w:rsidR="00B35286" w:rsidRPr="00821032">
        <w:rPr>
          <w:rFonts w:ascii="宋体" w:eastAsia="宋体" w:hAnsi="宋体" w:hint="eastAsia"/>
          <w:sz w:val="24"/>
          <w:szCs w:val="24"/>
        </w:rPr>
        <w:t>，</w:t>
      </w:r>
      <w:r w:rsidR="00B35286" w:rsidRPr="00821032">
        <w:rPr>
          <w:rFonts w:ascii="宋体" w:eastAsia="宋体" w:hAnsi="宋体"/>
          <w:sz w:val="24"/>
          <w:szCs w:val="24"/>
        </w:rPr>
        <w:t>但是一旦将整套系统开发出来后</w:t>
      </w:r>
      <w:r w:rsidR="00B35286" w:rsidRPr="00821032">
        <w:rPr>
          <w:rFonts w:ascii="宋体" w:eastAsia="宋体" w:hAnsi="宋体" w:hint="eastAsia"/>
          <w:sz w:val="24"/>
          <w:szCs w:val="24"/>
        </w:rPr>
        <w:t>，</w:t>
      </w:r>
      <w:r w:rsidR="00B35286" w:rsidRPr="00821032">
        <w:rPr>
          <w:rFonts w:ascii="宋体" w:eastAsia="宋体" w:hAnsi="宋体"/>
          <w:sz w:val="24"/>
          <w:szCs w:val="24"/>
        </w:rPr>
        <w:t>不仅仅能够让一个小区进行使用</w:t>
      </w:r>
      <w:r w:rsidR="00B35286" w:rsidRPr="00821032">
        <w:rPr>
          <w:rFonts w:ascii="宋体" w:eastAsia="宋体" w:hAnsi="宋体" w:hint="eastAsia"/>
          <w:sz w:val="24"/>
          <w:szCs w:val="24"/>
        </w:rPr>
        <w:t>，</w:t>
      </w:r>
      <w:r w:rsidR="00B35286" w:rsidRPr="00821032">
        <w:rPr>
          <w:rFonts w:ascii="宋体" w:eastAsia="宋体" w:hAnsi="宋体"/>
          <w:sz w:val="24"/>
          <w:szCs w:val="24"/>
        </w:rPr>
        <w:t>拓展一下市场范围</w:t>
      </w:r>
      <w:r w:rsidR="00B35286" w:rsidRPr="00821032">
        <w:rPr>
          <w:rFonts w:ascii="宋体" w:eastAsia="宋体" w:hAnsi="宋体" w:hint="eastAsia"/>
          <w:sz w:val="24"/>
          <w:szCs w:val="24"/>
        </w:rPr>
        <w:t>，一旦</w:t>
      </w:r>
      <w:r w:rsidR="00B35286" w:rsidRPr="00821032">
        <w:rPr>
          <w:rFonts w:ascii="宋体" w:eastAsia="宋体" w:hAnsi="宋体"/>
          <w:sz w:val="24"/>
          <w:szCs w:val="24"/>
        </w:rPr>
        <w:t>普及多个城市</w:t>
      </w:r>
      <w:r w:rsidR="00B35286" w:rsidRPr="00821032">
        <w:rPr>
          <w:rFonts w:ascii="宋体" w:eastAsia="宋体" w:hAnsi="宋体" w:hint="eastAsia"/>
          <w:sz w:val="24"/>
          <w:szCs w:val="24"/>
        </w:rPr>
        <w:t>，获得到</w:t>
      </w:r>
      <w:r w:rsidR="00B35286" w:rsidRPr="00821032">
        <w:rPr>
          <w:rFonts w:ascii="宋体" w:eastAsia="宋体" w:hAnsi="宋体"/>
          <w:sz w:val="24"/>
          <w:szCs w:val="24"/>
        </w:rPr>
        <w:t>收益折算成本后</w:t>
      </w:r>
      <w:r w:rsidR="00B35286" w:rsidRPr="00821032">
        <w:rPr>
          <w:rFonts w:ascii="宋体" w:eastAsia="宋体" w:hAnsi="宋体" w:hint="eastAsia"/>
          <w:sz w:val="24"/>
          <w:szCs w:val="24"/>
        </w:rPr>
        <w:t>，</w:t>
      </w:r>
      <w:r w:rsidR="00B35286" w:rsidRPr="00821032">
        <w:rPr>
          <w:rFonts w:ascii="宋体" w:eastAsia="宋体" w:hAnsi="宋体"/>
          <w:sz w:val="24"/>
          <w:szCs w:val="24"/>
        </w:rPr>
        <w:t>也有一定的可观</w:t>
      </w:r>
      <w:r w:rsidR="00B35286" w:rsidRPr="00821032">
        <w:rPr>
          <w:rFonts w:ascii="宋体" w:eastAsia="宋体" w:hAnsi="宋体" w:hint="eastAsia"/>
          <w:sz w:val="24"/>
          <w:szCs w:val="24"/>
        </w:rPr>
        <w:t>。</w:t>
      </w:r>
    </w:p>
    <w:p w14:paraId="30BE3890" w14:textId="77777777" w:rsidR="008C7D9B" w:rsidRDefault="008F7F32">
      <w:pPr>
        <w:pStyle w:val="2"/>
        <w:spacing w:before="0" w:after="0" w:line="300" w:lineRule="auto"/>
        <w:rPr>
          <w:rFonts w:ascii="Times New Roman" w:hAnsi="Times New Roman" w:cs="Times New Roman"/>
        </w:rPr>
      </w:pPr>
      <w:bookmarkStart w:id="127" w:name="_Toc7028463"/>
      <w:r w:rsidRPr="001A37AC">
        <w:rPr>
          <w:rFonts w:ascii="Times New Roman" w:hAnsi="Times New Roman" w:cs="Times New Roman"/>
        </w:rPr>
        <w:t>3.</w:t>
      </w:r>
      <w:r w:rsidR="008C305E">
        <w:rPr>
          <w:rFonts w:ascii="Times New Roman" w:hAnsi="Times New Roman" w:cs="Times New Roman"/>
        </w:rPr>
        <w:t>4</w:t>
      </w:r>
      <w:r w:rsidRPr="001A37AC">
        <w:rPr>
          <w:rFonts w:ascii="Times New Roman" w:hAnsi="Times New Roman" w:cs="Times New Roman"/>
        </w:rPr>
        <w:t xml:space="preserve">  </w:t>
      </w:r>
      <w:r w:rsidR="006F72E7">
        <w:rPr>
          <w:rFonts w:ascii="Times New Roman" w:hAnsi="Times New Roman" w:cs="Times New Roman" w:hint="eastAsia"/>
        </w:rPr>
        <w:t>安全可行性分析</w:t>
      </w:r>
      <w:bookmarkEnd w:id="127"/>
    </w:p>
    <w:p w14:paraId="0C8CB6A5" w14:textId="77777777" w:rsidR="00B35286" w:rsidRPr="00821032" w:rsidRDefault="00B35286">
      <w:pPr>
        <w:spacing w:line="300" w:lineRule="auto"/>
        <w:ind w:firstLineChars="200" w:firstLine="420"/>
        <w:rPr>
          <w:rFonts w:ascii="宋体" w:eastAsia="宋体" w:hAnsi="宋体"/>
          <w:sz w:val="24"/>
          <w:szCs w:val="24"/>
        </w:rPr>
        <w:pPrChange w:id="128" w:author="王同罕" w:date="2019-05-04T16:17:00Z">
          <w:pPr/>
        </w:pPrChange>
      </w:pPr>
      <w:r>
        <w:tab/>
      </w:r>
      <w:r w:rsidRPr="00821032">
        <w:rPr>
          <w:rFonts w:ascii="宋体" w:eastAsia="宋体" w:hAnsi="宋体"/>
          <w:sz w:val="24"/>
          <w:szCs w:val="24"/>
        </w:rPr>
        <w:t>在个人信息的保障</w:t>
      </w:r>
      <w:r w:rsidRPr="00821032">
        <w:rPr>
          <w:rFonts w:ascii="宋体" w:eastAsia="宋体" w:hAnsi="宋体" w:hint="eastAsia"/>
          <w:sz w:val="24"/>
          <w:szCs w:val="24"/>
        </w:rPr>
        <w:t>，</w:t>
      </w:r>
      <w:r w:rsidRPr="00821032">
        <w:rPr>
          <w:rFonts w:ascii="宋体" w:eastAsia="宋体" w:hAnsi="宋体"/>
          <w:sz w:val="24"/>
          <w:szCs w:val="24"/>
        </w:rPr>
        <w:t>使用</w:t>
      </w:r>
      <w:r w:rsidRPr="00821032">
        <w:rPr>
          <w:rFonts w:ascii="宋体" w:eastAsia="宋体" w:hAnsi="宋体" w:hint="eastAsia"/>
          <w:sz w:val="24"/>
          <w:szCs w:val="24"/>
        </w:rPr>
        <w:t>m</w:t>
      </w:r>
      <w:r w:rsidRPr="00821032">
        <w:rPr>
          <w:rFonts w:ascii="宋体" w:eastAsia="宋体" w:hAnsi="宋体"/>
          <w:sz w:val="24"/>
          <w:szCs w:val="24"/>
        </w:rPr>
        <w:t>d5加盐加密传输</w:t>
      </w:r>
      <w:r w:rsidR="0085149D" w:rsidRPr="00821032">
        <w:rPr>
          <w:rFonts w:ascii="宋体" w:eastAsia="宋体" w:hAnsi="宋体" w:hint="eastAsia"/>
          <w:sz w:val="24"/>
          <w:szCs w:val="24"/>
        </w:rPr>
        <w:t>，能</w:t>
      </w:r>
      <w:r w:rsidR="0085149D" w:rsidRPr="00821032">
        <w:rPr>
          <w:rFonts w:ascii="宋体" w:eastAsia="宋体" w:hAnsi="宋体"/>
          <w:sz w:val="24"/>
          <w:szCs w:val="24"/>
        </w:rPr>
        <w:t>保障每个人信息不被盗取</w:t>
      </w:r>
      <w:r w:rsidR="0085149D" w:rsidRPr="00821032">
        <w:rPr>
          <w:rFonts w:ascii="宋体" w:eastAsia="宋体" w:hAnsi="宋体" w:hint="eastAsia"/>
          <w:sz w:val="24"/>
          <w:szCs w:val="24"/>
        </w:rPr>
        <w:t>，再加上重置密码能关联QQ</w:t>
      </w:r>
      <w:r w:rsidR="0085149D" w:rsidRPr="00821032">
        <w:rPr>
          <w:rFonts w:ascii="宋体" w:eastAsia="宋体" w:hAnsi="宋体"/>
          <w:sz w:val="24"/>
          <w:szCs w:val="24"/>
        </w:rPr>
        <w:t>邮箱</w:t>
      </w:r>
      <w:r w:rsidR="0085149D" w:rsidRPr="00821032">
        <w:rPr>
          <w:rFonts w:ascii="宋体" w:eastAsia="宋体" w:hAnsi="宋体" w:hint="eastAsia"/>
          <w:sz w:val="24"/>
          <w:szCs w:val="24"/>
        </w:rPr>
        <w:t>，</w:t>
      </w:r>
      <w:r w:rsidR="0085149D" w:rsidRPr="00821032">
        <w:rPr>
          <w:rFonts w:ascii="宋体" w:eastAsia="宋体" w:hAnsi="宋体"/>
          <w:sz w:val="24"/>
          <w:szCs w:val="24"/>
        </w:rPr>
        <w:t>在QQ邮箱这个腾讯保护下面</w:t>
      </w:r>
      <w:r w:rsidR="0085149D" w:rsidRPr="00821032">
        <w:rPr>
          <w:rFonts w:ascii="宋体" w:eastAsia="宋体" w:hAnsi="宋体" w:hint="eastAsia"/>
          <w:sz w:val="24"/>
          <w:szCs w:val="24"/>
        </w:rPr>
        <w:t>，</w:t>
      </w:r>
      <w:r w:rsidR="0085149D" w:rsidRPr="00821032">
        <w:rPr>
          <w:rFonts w:ascii="宋体" w:eastAsia="宋体" w:hAnsi="宋体"/>
          <w:sz w:val="24"/>
          <w:szCs w:val="24"/>
        </w:rPr>
        <w:t>很难盗取用户个人信息</w:t>
      </w:r>
      <w:r w:rsidR="00017336" w:rsidRPr="00821032">
        <w:rPr>
          <w:rFonts w:ascii="宋体" w:eastAsia="宋体" w:hAnsi="宋体" w:hint="eastAsia"/>
          <w:sz w:val="24"/>
          <w:szCs w:val="24"/>
        </w:rPr>
        <w:t>。</w:t>
      </w:r>
    </w:p>
    <w:p w14:paraId="0D47929D" w14:textId="77777777" w:rsidR="006F72E7" w:rsidRDefault="006F72E7" w:rsidP="006F72E7">
      <w:pPr>
        <w:pStyle w:val="2"/>
        <w:rPr>
          <w:rFonts w:ascii="Times New Roman" w:hAnsi="Times New Roman" w:cs="Times New Roman"/>
        </w:rPr>
      </w:pPr>
      <w:bookmarkStart w:id="129" w:name="_Toc7028464"/>
      <w:r w:rsidRPr="001363DC">
        <w:rPr>
          <w:rFonts w:ascii="Times New Roman" w:hAnsi="Times New Roman" w:cs="Times New Roman" w:hint="eastAsia"/>
        </w:rPr>
        <w:t>3</w:t>
      </w:r>
      <w:r w:rsidRPr="001363DC">
        <w:rPr>
          <w:rFonts w:ascii="Times New Roman" w:hAnsi="Times New Roman" w:cs="Times New Roman"/>
        </w:rPr>
        <w:t>.</w:t>
      </w:r>
      <w:r w:rsidR="008C305E">
        <w:rPr>
          <w:rFonts w:ascii="Times New Roman" w:hAnsi="Times New Roman" w:cs="Times New Roman"/>
        </w:rPr>
        <w:t>5</w:t>
      </w:r>
      <w:r w:rsidRPr="001363DC">
        <w:rPr>
          <w:rFonts w:ascii="Times New Roman" w:hAnsi="Times New Roman" w:cs="Times New Roman"/>
        </w:rPr>
        <w:t xml:space="preserve">  </w:t>
      </w:r>
      <w:r w:rsidRPr="001363DC">
        <w:rPr>
          <w:rFonts w:ascii="Times New Roman" w:hAnsi="Times New Roman" w:cs="Times New Roman"/>
        </w:rPr>
        <w:t>社会可行性分析</w:t>
      </w:r>
      <w:bookmarkEnd w:id="129"/>
    </w:p>
    <w:p w14:paraId="0DD04D22" w14:textId="084D4C78" w:rsidR="0013772E" w:rsidRPr="00821032" w:rsidRDefault="0013772E">
      <w:pPr>
        <w:spacing w:line="300" w:lineRule="auto"/>
        <w:ind w:firstLineChars="200" w:firstLine="420"/>
        <w:rPr>
          <w:rFonts w:ascii="宋体" w:eastAsia="宋体" w:hAnsi="宋体"/>
          <w:sz w:val="24"/>
          <w:szCs w:val="24"/>
        </w:rPr>
        <w:pPrChange w:id="130" w:author="王同罕" w:date="2019-05-04T16:17:00Z">
          <w:pPr/>
        </w:pPrChange>
      </w:pPr>
      <w:r>
        <w:tab/>
      </w:r>
      <w:r w:rsidRPr="00821032">
        <w:rPr>
          <w:rFonts w:ascii="宋体" w:eastAsia="宋体" w:hAnsi="宋体"/>
          <w:sz w:val="24"/>
          <w:szCs w:val="24"/>
        </w:rPr>
        <w:t>简易社区制作的初衷是服务于群众</w:t>
      </w:r>
      <w:r w:rsidRPr="00821032">
        <w:rPr>
          <w:rFonts w:ascii="宋体" w:eastAsia="宋体" w:hAnsi="宋体" w:hint="eastAsia"/>
          <w:sz w:val="24"/>
          <w:szCs w:val="24"/>
        </w:rPr>
        <w:t>，</w:t>
      </w:r>
      <w:r w:rsidRPr="00821032">
        <w:rPr>
          <w:rFonts w:ascii="宋体" w:eastAsia="宋体" w:hAnsi="宋体"/>
          <w:sz w:val="24"/>
          <w:szCs w:val="24"/>
        </w:rPr>
        <w:t>参考当前大部分社区</w:t>
      </w:r>
      <w:r w:rsidRPr="00821032">
        <w:rPr>
          <w:rFonts w:ascii="宋体" w:eastAsia="宋体" w:hAnsi="宋体" w:hint="eastAsia"/>
          <w:sz w:val="24"/>
          <w:szCs w:val="24"/>
        </w:rPr>
        <w:t>，</w:t>
      </w:r>
      <w:r w:rsidRPr="00821032">
        <w:rPr>
          <w:rFonts w:ascii="宋体" w:eastAsia="宋体" w:hAnsi="宋体"/>
          <w:sz w:val="24"/>
          <w:szCs w:val="24"/>
        </w:rPr>
        <w:t>总结其他社区的利弊</w:t>
      </w:r>
      <w:r w:rsidRPr="00821032">
        <w:rPr>
          <w:rFonts w:ascii="宋体" w:eastAsia="宋体" w:hAnsi="宋体" w:hint="eastAsia"/>
          <w:sz w:val="24"/>
          <w:szCs w:val="24"/>
        </w:rPr>
        <w:t>，</w:t>
      </w:r>
      <w:r w:rsidRPr="00821032">
        <w:rPr>
          <w:rFonts w:ascii="宋体" w:eastAsia="宋体" w:hAnsi="宋体"/>
          <w:sz w:val="24"/>
          <w:szCs w:val="24"/>
        </w:rPr>
        <w:t>精心制作而成</w:t>
      </w:r>
      <w:r w:rsidRPr="00821032">
        <w:rPr>
          <w:rFonts w:ascii="宋体" w:eastAsia="宋体" w:hAnsi="宋体" w:hint="eastAsia"/>
          <w:sz w:val="24"/>
          <w:szCs w:val="24"/>
        </w:rPr>
        <w:t>，</w:t>
      </w:r>
      <w:r w:rsidRPr="00821032">
        <w:rPr>
          <w:rFonts w:ascii="宋体" w:eastAsia="宋体" w:hAnsi="宋体"/>
          <w:sz w:val="24"/>
          <w:szCs w:val="24"/>
        </w:rPr>
        <w:t>该社区不仅能增加服务质量</w:t>
      </w:r>
      <w:r w:rsidRPr="00821032">
        <w:rPr>
          <w:rFonts w:ascii="宋体" w:eastAsia="宋体" w:hAnsi="宋体" w:hint="eastAsia"/>
          <w:sz w:val="24"/>
          <w:szCs w:val="24"/>
        </w:rPr>
        <w:t>，</w:t>
      </w:r>
      <w:r w:rsidRPr="00821032">
        <w:rPr>
          <w:rFonts w:ascii="宋体" w:eastAsia="宋体" w:hAnsi="宋体"/>
          <w:sz w:val="24"/>
          <w:szCs w:val="24"/>
        </w:rPr>
        <w:t>得到用户的好评</w:t>
      </w:r>
      <w:r w:rsidRPr="00821032">
        <w:rPr>
          <w:rFonts w:ascii="宋体" w:eastAsia="宋体" w:hAnsi="宋体" w:hint="eastAsia"/>
          <w:sz w:val="24"/>
          <w:szCs w:val="24"/>
        </w:rPr>
        <w:t>，</w:t>
      </w:r>
      <w:r w:rsidRPr="00821032">
        <w:rPr>
          <w:rFonts w:ascii="宋体" w:eastAsia="宋体" w:hAnsi="宋体"/>
          <w:sz w:val="24"/>
          <w:szCs w:val="24"/>
        </w:rPr>
        <w:t>也</w:t>
      </w:r>
      <w:del w:id="131" w:author="王同罕" w:date="2019-05-04T16:18:00Z">
        <w:r w:rsidRPr="00821032" w:rsidDel="00283E8E">
          <w:rPr>
            <w:rFonts w:ascii="宋体" w:eastAsia="宋体" w:hAnsi="宋体"/>
            <w:sz w:val="24"/>
            <w:szCs w:val="24"/>
          </w:rPr>
          <w:delText>有一定的可能</w:delText>
        </w:r>
      </w:del>
      <w:ins w:id="132" w:author="王同罕" w:date="2019-05-04T16:18:00Z">
        <w:r w:rsidR="00283E8E">
          <w:rPr>
            <w:rFonts w:ascii="宋体" w:eastAsia="宋体" w:hAnsi="宋体"/>
            <w:sz w:val="24"/>
            <w:szCs w:val="24"/>
          </w:rPr>
          <w:t>可以</w:t>
        </w:r>
      </w:ins>
      <w:r w:rsidRPr="00821032">
        <w:rPr>
          <w:rFonts w:ascii="宋体" w:eastAsia="宋体" w:hAnsi="宋体"/>
          <w:sz w:val="24"/>
          <w:szCs w:val="24"/>
        </w:rPr>
        <w:t>推动其他类型社区的发展</w:t>
      </w:r>
      <w:r w:rsidRPr="00821032">
        <w:rPr>
          <w:rFonts w:ascii="宋体" w:eastAsia="宋体" w:hAnsi="宋体" w:hint="eastAsia"/>
          <w:sz w:val="24"/>
          <w:szCs w:val="24"/>
        </w:rPr>
        <w:t>。</w:t>
      </w:r>
    </w:p>
    <w:p w14:paraId="0B2BB865" w14:textId="77777777" w:rsidR="008C7D9B" w:rsidRPr="001A37AC" w:rsidRDefault="008F7F32">
      <w:pPr>
        <w:pStyle w:val="1"/>
        <w:spacing w:before="0" w:after="0" w:line="300" w:lineRule="auto"/>
        <w:jc w:val="center"/>
        <w:rPr>
          <w:rFonts w:ascii="Times New Roman" w:hAnsi="Times New Roman" w:cs="Times New Roman"/>
        </w:rPr>
      </w:pPr>
      <w:bookmarkStart w:id="133" w:name="_Toc7028465"/>
      <w:r w:rsidRPr="001A37AC">
        <w:rPr>
          <w:rFonts w:ascii="Times New Roman" w:hAnsi="Times New Roman" w:cs="Times New Roman"/>
        </w:rPr>
        <w:lastRenderedPageBreak/>
        <w:t>第</w:t>
      </w:r>
      <w:r w:rsidRPr="001A37AC">
        <w:rPr>
          <w:rFonts w:ascii="Times New Roman" w:hAnsi="Times New Roman" w:cs="Times New Roman"/>
        </w:rPr>
        <w:t>4</w:t>
      </w:r>
      <w:r w:rsidRPr="001A37AC">
        <w:rPr>
          <w:rFonts w:ascii="Times New Roman" w:hAnsi="Times New Roman" w:cs="Times New Roman"/>
        </w:rPr>
        <w:t>章</w:t>
      </w:r>
      <w:r w:rsidRPr="001A37AC">
        <w:rPr>
          <w:rFonts w:ascii="Times New Roman" w:hAnsi="Times New Roman" w:cs="Times New Roman"/>
        </w:rPr>
        <w:t xml:space="preserve">  </w:t>
      </w:r>
      <w:r w:rsidRPr="001A37AC">
        <w:rPr>
          <w:rFonts w:ascii="Times New Roman" w:hAnsi="Times New Roman" w:cs="Times New Roman"/>
        </w:rPr>
        <w:t>系统数据库设计</w:t>
      </w:r>
      <w:bookmarkEnd w:id="133"/>
    </w:p>
    <w:p w14:paraId="274DA028" w14:textId="77777777" w:rsidR="008C7D9B" w:rsidRDefault="008F7F32" w:rsidP="00CF4E12">
      <w:pPr>
        <w:pStyle w:val="2"/>
        <w:spacing w:before="0" w:after="0" w:line="300" w:lineRule="auto"/>
        <w:rPr>
          <w:rFonts w:ascii="Times New Roman" w:hAnsi="Times New Roman" w:cs="Times New Roman"/>
        </w:rPr>
      </w:pPr>
      <w:bookmarkStart w:id="134" w:name="_Toc7028466"/>
      <w:r w:rsidRPr="001A37AC">
        <w:rPr>
          <w:rFonts w:ascii="Times New Roman" w:hAnsi="Times New Roman" w:cs="Times New Roman"/>
        </w:rPr>
        <w:t xml:space="preserve">4.1  </w:t>
      </w:r>
      <w:r w:rsidRPr="001A37AC">
        <w:rPr>
          <w:rFonts w:ascii="Times New Roman" w:hAnsi="Times New Roman" w:cs="Times New Roman"/>
        </w:rPr>
        <w:t>需求分析</w:t>
      </w:r>
      <w:bookmarkEnd w:id="134"/>
    </w:p>
    <w:p w14:paraId="6805F17A" w14:textId="77777777" w:rsidR="00CF4E12" w:rsidRPr="00821032" w:rsidRDefault="00CF4E12">
      <w:pPr>
        <w:spacing w:line="300" w:lineRule="auto"/>
        <w:ind w:firstLineChars="200" w:firstLine="420"/>
        <w:rPr>
          <w:rFonts w:ascii="宋体" w:eastAsia="宋体" w:hAnsi="宋体"/>
          <w:sz w:val="24"/>
          <w:szCs w:val="24"/>
        </w:rPr>
        <w:pPrChange w:id="135" w:author="王同罕" w:date="2019-05-04T16:18:00Z">
          <w:pPr/>
        </w:pPrChange>
      </w:pPr>
      <w:r>
        <w:tab/>
      </w:r>
      <w:r w:rsidRPr="00821032">
        <w:rPr>
          <w:rFonts w:ascii="宋体" w:eastAsia="宋体" w:hAnsi="宋体"/>
          <w:sz w:val="24"/>
          <w:szCs w:val="24"/>
        </w:rPr>
        <w:t>在设计</w:t>
      </w:r>
      <w:r w:rsidR="00FE247E" w:rsidRPr="00821032">
        <w:rPr>
          <w:rFonts w:ascii="宋体" w:eastAsia="宋体" w:hAnsi="宋体"/>
          <w:sz w:val="24"/>
          <w:szCs w:val="24"/>
        </w:rPr>
        <w:t>数据库</w:t>
      </w:r>
      <w:r w:rsidRPr="00821032">
        <w:rPr>
          <w:rFonts w:ascii="宋体" w:eastAsia="宋体" w:hAnsi="宋体"/>
          <w:sz w:val="24"/>
          <w:szCs w:val="24"/>
        </w:rPr>
        <w:t>之前</w:t>
      </w:r>
      <w:r w:rsidRPr="00821032">
        <w:rPr>
          <w:rFonts w:ascii="宋体" w:eastAsia="宋体" w:hAnsi="宋体" w:hint="eastAsia"/>
          <w:sz w:val="24"/>
          <w:szCs w:val="24"/>
        </w:rPr>
        <w:t>，</w:t>
      </w:r>
      <w:r w:rsidRPr="00821032">
        <w:rPr>
          <w:rFonts w:ascii="宋体" w:eastAsia="宋体" w:hAnsi="宋体"/>
          <w:sz w:val="24"/>
          <w:szCs w:val="24"/>
        </w:rPr>
        <w:t>应先做好</w:t>
      </w:r>
      <w:r w:rsidR="00FE247E" w:rsidRPr="00821032">
        <w:rPr>
          <w:rFonts w:ascii="宋体" w:eastAsia="宋体" w:hAnsi="宋体"/>
          <w:sz w:val="24"/>
          <w:szCs w:val="24"/>
        </w:rPr>
        <w:t>对系统的需求分析</w:t>
      </w:r>
      <w:r w:rsidR="00FE247E" w:rsidRPr="00821032">
        <w:rPr>
          <w:rFonts w:ascii="宋体" w:eastAsia="宋体" w:hAnsi="宋体" w:hint="eastAsia"/>
          <w:sz w:val="24"/>
          <w:szCs w:val="24"/>
        </w:rPr>
        <w:t>，因为数据库可以说是系统之根本，修改数据库就会对系统造成大小不一的影响；所以应该</w:t>
      </w:r>
      <w:r w:rsidR="00FE247E" w:rsidRPr="00821032">
        <w:rPr>
          <w:rFonts w:ascii="宋体" w:eastAsia="宋体" w:hAnsi="宋体"/>
          <w:sz w:val="24"/>
          <w:szCs w:val="24"/>
        </w:rPr>
        <w:t>弄清楚了每个模块</w:t>
      </w:r>
      <w:r w:rsidR="00FE247E" w:rsidRPr="00821032">
        <w:rPr>
          <w:rFonts w:ascii="宋体" w:eastAsia="宋体" w:hAnsi="宋体" w:hint="eastAsia"/>
          <w:sz w:val="24"/>
          <w:szCs w:val="24"/>
        </w:rPr>
        <w:t>、</w:t>
      </w:r>
      <w:r w:rsidR="00FE247E" w:rsidRPr="00821032">
        <w:rPr>
          <w:rFonts w:ascii="宋体" w:eastAsia="宋体" w:hAnsi="宋体"/>
          <w:sz w:val="24"/>
          <w:szCs w:val="24"/>
        </w:rPr>
        <w:t>每个功能的流程</w:t>
      </w:r>
      <w:r w:rsidR="00FE247E" w:rsidRPr="00821032">
        <w:rPr>
          <w:rFonts w:ascii="宋体" w:eastAsia="宋体" w:hAnsi="宋体" w:hint="eastAsia"/>
          <w:sz w:val="24"/>
          <w:szCs w:val="24"/>
        </w:rPr>
        <w:t>、</w:t>
      </w:r>
      <w:r w:rsidR="00FE247E" w:rsidRPr="00821032">
        <w:rPr>
          <w:rFonts w:ascii="宋体" w:eastAsia="宋体" w:hAnsi="宋体"/>
          <w:sz w:val="24"/>
          <w:szCs w:val="24"/>
        </w:rPr>
        <w:t>种类</w:t>
      </w:r>
      <w:r w:rsidR="00FE247E" w:rsidRPr="00821032">
        <w:rPr>
          <w:rFonts w:ascii="宋体" w:eastAsia="宋体" w:hAnsi="宋体" w:hint="eastAsia"/>
          <w:sz w:val="24"/>
          <w:szCs w:val="24"/>
        </w:rPr>
        <w:t>、</w:t>
      </w:r>
      <w:r w:rsidR="00FE247E" w:rsidRPr="00821032">
        <w:rPr>
          <w:rFonts w:ascii="宋体" w:eastAsia="宋体" w:hAnsi="宋体"/>
          <w:sz w:val="24"/>
          <w:szCs w:val="24"/>
        </w:rPr>
        <w:t>范围</w:t>
      </w:r>
      <w:r w:rsidR="00FE247E" w:rsidRPr="00821032">
        <w:rPr>
          <w:rFonts w:ascii="宋体" w:eastAsia="宋体" w:hAnsi="宋体" w:hint="eastAsia"/>
          <w:sz w:val="24"/>
          <w:szCs w:val="24"/>
        </w:rPr>
        <w:t>、</w:t>
      </w:r>
      <w:r w:rsidR="00FE247E" w:rsidRPr="00821032">
        <w:rPr>
          <w:rFonts w:ascii="宋体" w:eastAsia="宋体" w:hAnsi="宋体"/>
          <w:sz w:val="24"/>
          <w:szCs w:val="24"/>
        </w:rPr>
        <w:t>数量以及数据交互中会出现可能的情况</w:t>
      </w:r>
      <w:r w:rsidR="00FE247E" w:rsidRPr="00821032">
        <w:rPr>
          <w:rFonts w:ascii="宋体" w:eastAsia="宋体" w:hAnsi="宋体" w:hint="eastAsia"/>
          <w:sz w:val="24"/>
          <w:szCs w:val="24"/>
        </w:rPr>
        <w:t>。</w:t>
      </w:r>
      <w:r w:rsidR="00FE247E" w:rsidRPr="00821032">
        <w:rPr>
          <w:rFonts w:ascii="宋体" w:eastAsia="宋体" w:hAnsi="宋体"/>
          <w:sz w:val="24"/>
          <w:szCs w:val="24"/>
        </w:rPr>
        <w:t>确定好系统对数据库的使用要求以及约束</w:t>
      </w:r>
      <w:r w:rsidR="00FE247E" w:rsidRPr="00821032">
        <w:rPr>
          <w:rFonts w:ascii="宋体" w:eastAsia="宋体" w:hAnsi="宋体" w:hint="eastAsia"/>
          <w:sz w:val="24"/>
          <w:szCs w:val="24"/>
        </w:rPr>
        <w:t>，避免在后面的开发过程中，倒回来再去修改数据库，这样不仅低效，而且制作出来的系统也不太稳定。</w:t>
      </w:r>
    </w:p>
    <w:p w14:paraId="470DB215" w14:textId="77777777" w:rsidR="00FE247E" w:rsidRPr="00821032" w:rsidRDefault="00FE247E">
      <w:pPr>
        <w:spacing w:line="300" w:lineRule="auto"/>
        <w:ind w:firstLineChars="200" w:firstLine="480"/>
        <w:rPr>
          <w:rFonts w:ascii="宋体" w:eastAsia="宋体" w:hAnsi="宋体"/>
          <w:sz w:val="24"/>
          <w:szCs w:val="24"/>
        </w:rPr>
        <w:pPrChange w:id="136" w:author="王同罕" w:date="2019-05-04T16:18:00Z">
          <w:pPr/>
        </w:pPrChange>
      </w:pPr>
      <w:r w:rsidRPr="00821032">
        <w:rPr>
          <w:rFonts w:ascii="宋体" w:eastAsia="宋体" w:hAnsi="宋体"/>
          <w:sz w:val="24"/>
          <w:szCs w:val="24"/>
        </w:rPr>
        <w:tab/>
        <w:t>总结之前的调研结果</w:t>
      </w:r>
      <w:r w:rsidRPr="00821032">
        <w:rPr>
          <w:rFonts w:ascii="宋体" w:eastAsia="宋体" w:hAnsi="宋体" w:hint="eastAsia"/>
          <w:sz w:val="24"/>
          <w:szCs w:val="24"/>
        </w:rPr>
        <w:t>，</w:t>
      </w:r>
      <w:r w:rsidRPr="00821032">
        <w:rPr>
          <w:rFonts w:ascii="宋体" w:eastAsia="宋体" w:hAnsi="宋体"/>
          <w:sz w:val="24"/>
          <w:szCs w:val="24"/>
        </w:rPr>
        <w:t>设计以及确定好所有实体</w:t>
      </w:r>
      <w:r w:rsidRPr="00821032">
        <w:rPr>
          <w:rFonts w:ascii="宋体" w:eastAsia="宋体" w:hAnsi="宋体" w:hint="eastAsia"/>
          <w:sz w:val="24"/>
          <w:szCs w:val="24"/>
        </w:rPr>
        <w:t>、</w:t>
      </w:r>
      <w:r w:rsidRPr="00821032">
        <w:rPr>
          <w:rFonts w:ascii="宋体" w:eastAsia="宋体" w:hAnsi="宋体"/>
          <w:sz w:val="24"/>
          <w:szCs w:val="24"/>
        </w:rPr>
        <w:t>实体的属性</w:t>
      </w:r>
      <w:r w:rsidRPr="00821032">
        <w:rPr>
          <w:rFonts w:ascii="宋体" w:eastAsia="宋体" w:hAnsi="宋体" w:hint="eastAsia"/>
          <w:sz w:val="24"/>
          <w:szCs w:val="24"/>
        </w:rPr>
        <w:t>以及</w:t>
      </w:r>
      <w:r w:rsidRPr="00821032">
        <w:rPr>
          <w:rFonts w:ascii="宋体" w:eastAsia="宋体" w:hAnsi="宋体"/>
          <w:sz w:val="24"/>
          <w:szCs w:val="24"/>
        </w:rPr>
        <w:t>实体之间的联系</w:t>
      </w:r>
      <w:r w:rsidRPr="00821032">
        <w:rPr>
          <w:rFonts w:ascii="宋体" w:eastAsia="宋体" w:hAnsi="宋体" w:hint="eastAsia"/>
          <w:sz w:val="24"/>
          <w:szCs w:val="24"/>
        </w:rPr>
        <w:t>，</w:t>
      </w:r>
      <w:r w:rsidRPr="00821032">
        <w:rPr>
          <w:rFonts w:ascii="宋体" w:eastAsia="宋体" w:hAnsi="宋体"/>
          <w:sz w:val="24"/>
          <w:szCs w:val="24"/>
        </w:rPr>
        <w:t>并绘制数据流图</w:t>
      </w:r>
      <w:r w:rsidR="0074235D" w:rsidRPr="00821032">
        <w:rPr>
          <w:rFonts w:ascii="宋体" w:eastAsia="宋体" w:hAnsi="宋体" w:hint="eastAsia"/>
          <w:sz w:val="24"/>
          <w:szCs w:val="24"/>
        </w:rPr>
        <w:t xml:space="preserve">： </w:t>
      </w:r>
    </w:p>
    <w:p w14:paraId="7375A485" w14:textId="77777777" w:rsidR="00AE009D" w:rsidRDefault="00AE009D" w:rsidP="00CF4E12">
      <w:r>
        <w:object w:dxaOrig="8371" w:dyaOrig="3796" w14:anchorId="6B08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1pt;height:189.5pt" o:ole="">
            <v:imagedata r:id="rId23" o:title=""/>
          </v:shape>
          <o:OLEObject Type="Embed" ProgID="Visio.Drawing.15" ShapeID="_x0000_i1025" DrawAspect="Content" ObjectID="_1618498617" r:id="rId24"/>
        </w:object>
      </w:r>
    </w:p>
    <w:p w14:paraId="03357ACE" w14:textId="5D03488E" w:rsidR="00AE009D" w:rsidRDefault="00AE009D" w:rsidP="00AE009D">
      <w:pPr>
        <w:jc w:val="center"/>
      </w:pPr>
      <w:r>
        <w:t>图</w:t>
      </w:r>
      <w:r>
        <w:rPr>
          <w:rFonts w:hint="eastAsia"/>
        </w:rPr>
        <w:t>4</w:t>
      </w:r>
      <w:r>
        <w:t>.1</w:t>
      </w:r>
      <w:ins w:id="137" w:author="王同罕" w:date="2019-05-04T16:19:00Z">
        <w:r w:rsidR="00283E8E">
          <w:rPr>
            <w:rFonts w:hint="eastAsia"/>
          </w:rPr>
          <w:t xml:space="preserve"> </w:t>
        </w:r>
      </w:ins>
      <w:del w:id="138" w:author="王同罕" w:date="2019-05-04T16:19:00Z">
        <w:r w:rsidDel="00283E8E">
          <w:rPr>
            <w:rFonts w:hint="eastAsia"/>
          </w:rPr>
          <w:delText>：</w:delText>
        </w:r>
      </w:del>
      <w:r>
        <w:rPr>
          <w:rFonts w:hint="eastAsia"/>
        </w:rPr>
        <w:t>数据流图</w:t>
      </w:r>
    </w:p>
    <w:p w14:paraId="35B4E74F" w14:textId="77777777" w:rsidR="00AE009D" w:rsidRDefault="00AE009D" w:rsidP="00AE009D">
      <w:pPr>
        <w:jc w:val="center"/>
      </w:pPr>
    </w:p>
    <w:p w14:paraId="781A9D90" w14:textId="74C6F83B" w:rsidR="00AE009D" w:rsidRPr="00821032" w:rsidRDefault="009709DE">
      <w:pPr>
        <w:spacing w:line="300" w:lineRule="auto"/>
        <w:rPr>
          <w:rFonts w:ascii="宋体" w:eastAsia="宋体" w:hAnsi="宋体"/>
          <w:sz w:val="24"/>
          <w:szCs w:val="24"/>
        </w:rPr>
        <w:pPrChange w:id="139" w:author="王同罕" w:date="2019-05-04T16:20:00Z">
          <w:pPr/>
        </w:pPrChange>
      </w:pPr>
      <w:r w:rsidRPr="00821032">
        <w:rPr>
          <w:rFonts w:ascii="宋体" w:eastAsia="宋体" w:hAnsi="宋体" w:hint="eastAsia"/>
          <w:sz w:val="24"/>
          <w:szCs w:val="24"/>
        </w:rPr>
        <w:t>绘制好数据流图后，将系统数据流程图绘制，可以让开发人员更好的理解</w:t>
      </w:r>
      <w:r w:rsidR="00FC31FF" w:rsidRPr="00821032">
        <w:rPr>
          <w:rFonts w:ascii="宋体" w:eastAsia="宋体" w:hAnsi="宋体" w:hint="eastAsia"/>
          <w:sz w:val="24"/>
          <w:szCs w:val="24"/>
        </w:rPr>
        <w:t>功能之间的流程，</w:t>
      </w:r>
      <w:del w:id="140" w:author="王同罕" w:date="2019-05-04T16:19:00Z">
        <w:r w:rsidR="00FC31FF" w:rsidRPr="00821032" w:rsidDel="00283E8E">
          <w:rPr>
            <w:rFonts w:ascii="宋体" w:eastAsia="宋体" w:hAnsi="宋体" w:hint="eastAsia"/>
            <w:sz w:val="24"/>
            <w:szCs w:val="24"/>
          </w:rPr>
          <w:delText>见</w:delText>
        </w:r>
      </w:del>
      <w:r w:rsidR="00FC31FF" w:rsidRPr="00821032">
        <w:rPr>
          <w:rFonts w:ascii="宋体" w:eastAsia="宋体" w:hAnsi="宋体" w:hint="eastAsia"/>
          <w:sz w:val="24"/>
          <w:szCs w:val="24"/>
        </w:rPr>
        <w:t>如下图</w:t>
      </w:r>
      <w:ins w:id="141" w:author="王同罕" w:date="2019-05-04T16:19:00Z">
        <w:r w:rsidR="00283E8E">
          <w:rPr>
            <w:rFonts w:ascii="宋体" w:eastAsia="宋体" w:hAnsi="宋体" w:hint="eastAsia"/>
            <w:sz w:val="24"/>
            <w:szCs w:val="24"/>
          </w:rPr>
          <w:t>4.2所示</w:t>
        </w:r>
      </w:ins>
      <w:r w:rsidR="00AE009D" w:rsidRPr="00821032">
        <w:rPr>
          <w:rFonts w:ascii="宋体" w:eastAsia="宋体" w:hAnsi="宋体" w:hint="eastAsia"/>
          <w:sz w:val="24"/>
          <w:szCs w:val="24"/>
        </w:rPr>
        <w:t>：</w:t>
      </w:r>
    </w:p>
    <w:p w14:paraId="301B8251" w14:textId="77777777" w:rsidR="009709DE" w:rsidRDefault="009709DE" w:rsidP="00CF4E12">
      <w:r>
        <w:object w:dxaOrig="8896" w:dyaOrig="10336" w14:anchorId="4033F139">
          <v:shape id="_x0000_i1026" type="#_x0000_t75" style="width:438.8pt;height:510.1pt" o:ole="">
            <v:imagedata r:id="rId25" o:title=""/>
          </v:shape>
          <o:OLEObject Type="Embed" ProgID="Visio.Drawing.15" ShapeID="_x0000_i1026" DrawAspect="Content" ObjectID="_1618498618" r:id="rId26"/>
        </w:object>
      </w:r>
    </w:p>
    <w:p w14:paraId="2A633192" w14:textId="102DE825" w:rsidR="009709DE" w:rsidRDefault="009709DE" w:rsidP="009709DE">
      <w:pPr>
        <w:jc w:val="center"/>
      </w:pPr>
      <w:r>
        <w:t>图</w:t>
      </w:r>
      <w:r>
        <w:rPr>
          <w:rFonts w:hint="eastAsia"/>
        </w:rPr>
        <w:t>4</w:t>
      </w:r>
      <w:r w:rsidR="00FC31FF">
        <w:t>.2</w:t>
      </w:r>
      <w:ins w:id="142" w:author="王同罕" w:date="2019-05-04T16:19:00Z">
        <w:r w:rsidR="00283E8E">
          <w:rPr>
            <w:rFonts w:hint="eastAsia"/>
          </w:rPr>
          <w:t xml:space="preserve"> </w:t>
        </w:r>
      </w:ins>
      <w:del w:id="143" w:author="王同罕" w:date="2019-05-04T16:19:00Z">
        <w:r w:rsidDel="00283E8E">
          <w:rPr>
            <w:rFonts w:hint="eastAsia"/>
          </w:rPr>
          <w:delText>：</w:delText>
        </w:r>
      </w:del>
      <w:r>
        <w:t>系统整体数据流程图</w:t>
      </w:r>
    </w:p>
    <w:p w14:paraId="3A718734" w14:textId="77777777" w:rsidR="00AE009D" w:rsidRPr="00CF4E12" w:rsidRDefault="00AE009D" w:rsidP="009709DE">
      <w:pPr>
        <w:jc w:val="center"/>
      </w:pPr>
    </w:p>
    <w:p w14:paraId="305CB593" w14:textId="77777777" w:rsidR="008C7D9B" w:rsidRDefault="008F7F32">
      <w:pPr>
        <w:pStyle w:val="2"/>
        <w:spacing w:before="0" w:after="0" w:line="300" w:lineRule="auto"/>
        <w:rPr>
          <w:rFonts w:ascii="Times New Roman" w:hAnsi="Times New Roman" w:cs="Times New Roman"/>
        </w:rPr>
      </w:pPr>
      <w:bookmarkStart w:id="144" w:name="_Toc7028467"/>
      <w:r w:rsidRPr="001A37AC">
        <w:rPr>
          <w:rFonts w:ascii="Times New Roman" w:hAnsi="Times New Roman" w:cs="Times New Roman"/>
        </w:rPr>
        <w:t xml:space="preserve">4.2  </w:t>
      </w:r>
      <w:r w:rsidRPr="001A37AC">
        <w:rPr>
          <w:rFonts w:ascii="Times New Roman" w:hAnsi="Times New Roman" w:cs="Times New Roman"/>
        </w:rPr>
        <w:t>概念结构设计</w:t>
      </w:r>
      <w:bookmarkEnd w:id="144"/>
    </w:p>
    <w:p w14:paraId="6FAEA084" w14:textId="3A689E6D" w:rsidR="007A1D11" w:rsidRPr="00821032" w:rsidRDefault="007A1D11" w:rsidP="00283E8E">
      <w:pPr>
        <w:spacing w:line="300" w:lineRule="auto"/>
        <w:ind w:firstLineChars="200" w:firstLine="480"/>
        <w:rPr>
          <w:rFonts w:ascii="宋体" w:eastAsia="宋体" w:hAnsi="宋体"/>
          <w:sz w:val="24"/>
          <w:szCs w:val="24"/>
        </w:rPr>
      </w:pPr>
      <w:r w:rsidRPr="00821032">
        <w:rPr>
          <w:rFonts w:ascii="宋体" w:eastAsia="宋体" w:hAnsi="宋体"/>
          <w:sz w:val="24"/>
          <w:szCs w:val="24"/>
        </w:rPr>
        <w:t>概念结构设计</w:t>
      </w:r>
      <w:del w:id="145" w:author="王同罕" w:date="2019-05-04T16:20:00Z">
        <w:r w:rsidRPr="00821032" w:rsidDel="00C364BC">
          <w:rPr>
            <w:rFonts w:ascii="宋体" w:eastAsia="宋体" w:hAnsi="宋体"/>
            <w:sz w:val="24"/>
            <w:szCs w:val="24"/>
          </w:rPr>
          <w:delText>很简单的概述</w:delText>
        </w:r>
      </w:del>
      <w:r w:rsidRPr="00821032">
        <w:rPr>
          <w:rFonts w:ascii="宋体" w:eastAsia="宋体" w:hAnsi="宋体"/>
          <w:sz w:val="24"/>
          <w:szCs w:val="24"/>
        </w:rPr>
        <w:t>就是以需求分析为基础，抽离出用户需求，转换成信息结构的一个过程，也称为概念模型。</w:t>
      </w:r>
    </w:p>
    <w:p w14:paraId="1950D92C" w14:textId="663CBA44" w:rsidR="007A1D11" w:rsidRPr="00821032" w:rsidRDefault="00064AA8" w:rsidP="00C364BC">
      <w:pPr>
        <w:spacing w:line="300" w:lineRule="auto"/>
        <w:ind w:firstLineChars="200" w:firstLine="480"/>
        <w:rPr>
          <w:rFonts w:ascii="宋体" w:eastAsia="宋体" w:hAnsi="宋体"/>
          <w:sz w:val="24"/>
          <w:szCs w:val="24"/>
        </w:rPr>
      </w:pPr>
      <w:r w:rsidRPr="00821032">
        <w:rPr>
          <w:rFonts w:ascii="宋体" w:eastAsia="宋体" w:hAnsi="宋体"/>
          <w:sz w:val="24"/>
          <w:szCs w:val="24"/>
        </w:rPr>
        <w:t>它</w:t>
      </w:r>
      <w:ins w:id="146" w:author="王同罕" w:date="2019-05-04T16:20:00Z">
        <w:r w:rsidR="00C364BC">
          <w:rPr>
            <w:rFonts w:ascii="宋体" w:eastAsia="宋体" w:hAnsi="宋体"/>
            <w:sz w:val="24"/>
            <w:szCs w:val="24"/>
          </w:rPr>
          <w:t>具有</w:t>
        </w:r>
      </w:ins>
      <w:r w:rsidR="007A1D11" w:rsidRPr="00821032">
        <w:rPr>
          <w:rFonts w:ascii="宋体" w:eastAsia="宋体" w:hAnsi="宋体"/>
          <w:sz w:val="24"/>
          <w:szCs w:val="24"/>
        </w:rPr>
        <w:t>能清楚表达出需求</w:t>
      </w:r>
      <w:del w:id="147" w:author="王同罕" w:date="2019-05-04T16:21:00Z">
        <w:r w:rsidR="007A1D11" w:rsidRPr="00821032" w:rsidDel="00C364BC">
          <w:rPr>
            <w:rFonts w:ascii="宋体" w:eastAsia="宋体" w:hAnsi="宋体"/>
            <w:sz w:val="24"/>
            <w:szCs w:val="24"/>
          </w:rPr>
          <w:delText>、</w:delText>
        </w:r>
      </w:del>
      <w:ins w:id="148" w:author="王同罕" w:date="2019-05-04T16:21:00Z">
        <w:r w:rsidR="00C364BC">
          <w:rPr>
            <w:rFonts w:ascii="宋体" w:eastAsia="宋体" w:hAnsi="宋体"/>
            <w:sz w:val="24"/>
            <w:szCs w:val="24"/>
          </w:rPr>
          <w:t>，</w:t>
        </w:r>
      </w:ins>
      <w:del w:id="149" w:author="王同罕" w:date="2019-05-04T16:21:00Z">
        <w:r w:rsidR="007A1D11" w:rsidRPr="00821032" w:rsidDel="00C364BC">
          <w:rPr>
            <w:rFonts w:ascii="宋体" w:eastAsia="宋体" w:hAnsi="宋体"/>
            <w:sz w:val="24"/>
            <w:szCs w:val="24"/>
          </w:rPr>
          <w:delText>很</w:delText>
        </w:r>
      </w:del>
      <w:r w:rsidR="007A1D11" w:rsidRPr="00821032">
        <w:rPr>
          <w:rFonts w:ascii="宋体" w:eastAsia="宋体" w:hAnsi="宋体"/>
          <w:sz w:val="24"/>
          <w:szCs w:val="24"/>
        </w:rPr>
        <w:t>方便交流和理解</w:t>
      </w:r>
      <w:del w:id="150" w:author="王同罕" w:date="2019-05-04T16:21:00Z">
        <w:r w:rsidR="007A1D11" w:rsidRPr="00821032" w:rsidDel="00C364BC">
          <w:rPr>
            <w:rFonts w:ascii="宋体" w:eastAsia="宋体" w:hAnsi="宋体"/>
            <w:sz w:val="24"/>
            <w:szCs w:val="24"/>
          </w:rPr>
          <w:delText>、</w:delText>
        </w:r>
      </w:del>
      <w:ins w:id="151" w:author="王同罕" w:date="2019-05-04T16:21:00Z">
        <w:r w:rsidR="00C364BC">
          <w:rPr>
            <w:rFonts w:ascii="宋体" w:eastAsia="宋体" w:hAnsi="宋体"/>
            <w:sz w:val="24"/>
            <w:szCs w:val="24"/>
          </w:rPr>
          <w:t>，</w:t>
        </w:r>
      </w:ins>
      <w:r w:rsidR="007A1D11" w:rsidRPr="00821032">
        <w:rPr>
          <w:rFonts w:ascii="宋体" w:eastAsia="宋体" w:hAnsi="宋体"/>
          <w:sz w:val="24"/>
          <w:szCs w:val="24"/>
        </w:rPr>
        <w:t>能随时修改和扩展</w:t>
      </w:r>
      <w:del w:id="152" w:author="王同罕" w:date="2019-05-04T16:21:00Z">
        <w:r w:rsidR="007A1D11" w:rsidRPr="00821032" w:rsidDel="00C364BC">
          <w:rPr>
            <w:rFonts w:ascii="宋体" w:eastAsia="宋体" w:hAnsi="宋体"/>
            <w:sz w:val="24"/>
            <w:szCs w:val="24"/>
          </w:rPr>
          <w:delText>、</w:delText>
        </w:r>
      </w:del>
      <w:ins w:id="153" w:author="王同罕" w:date="2019-05-04T16:21:00Z">
        <w:r w:rsidR="00C364BC">
          <w:rPr>
            <w:rFonts w:ascii="宋体" w:eastAsia="宋体" w:hAnsi="宋体"/>
            <w:sz w:val="24"/>
            <w:szCs w:val="24"/>
          </w:rPr>
          <w:t>，</w:t>
        </w:r>
      </w:ins>
      <w:r w:rsidR="007A1D11" w:rsidRPr="00821032">
        <w:rPr>
          <w:rFonts w:ascii="宋体" w:eastAsia="宋体" w:hAnsi="宋体"/>
          <w:sz w:val="24"/>
          <w:szCs w:val="24"/>
        </w:rPr>
        <w:t>很容易向其他数据模型转换</w:t>
      </w:r>
      <w:r w:rsidRPr="00821032">
        <w:rPr>
          <w:rFonts w:ascii="宋体" w:eastAsia="宋体" w:hAnsi="宋体"/>
          <w:sz w:val="24"/>
          <w:szCs w:val="24"/>
        </w:rPr>
        <w:t>并且</w:t>
      </w:r>
      <w:del w:id="154" w:author="王同罕" w:date="2019-05-04T16:21:00Z">
        <w:r w:rsidRPr="00821032" w:rsidDel="00C364BC">
          <w:rPr>
            <w:rFonts w:ascii="宋体" w:eastAsia="宋体" w:hAnsi="宋体"/>
            <w:sz w:val="24"/>
            <w:szCs w:val="24"/>
          </w:rPr>
          <w:delText>使用图形</w:delText>
        </w:r>
        <w:r w:rsidRPr="00821032" w:rsidDel="00C364BC">
          <w:rPr>
            <w:rFonts w:ascii="宋体" w:eastAsia="宋体" w:hAnsi="宋体" w:hint="eastAsia"/>
            <w:sz w:val="24"/>
            <w:szCs w:val="24"/>
          </w:rPr>
          <w:delText>，</w:delText>
        </w:r>
      </w:del>
      <w:ins w:id="155" w:author="王同罕" w:date="2019-05-04T16:21:00Z">
        <w:r w:rsidR="00C364BC">
          <w:rPr>
            <w:rFonts w:ascii="宋体" w:eastAsia="宋体" w:hAnsi="宋体"/>
            <w:sz w:val="24"/>
            <w:szCs w:val="24"/>
          </w:rPr>
          <w:t>易</w:t>
        </w:r>
      </w:ins>
      <w:r w:rsidRPr="00821032">
        <w:rPr>
          <w:rFonts w:ascii="宋体" w:eastAsia="宋体" w:hAnsi="宋体"/>
          <w:sz w:val="24"/>
          <w:szCs w:val="24"/>
        </w:rPr>
        <w:t>使开发人员</w:t>
      </w:r>
      <w:del w:id="156" w:author="王同罕" w:date="2019-05-04T16:21:00Z">
        <w:r w:rsidRPr="00821032" w:rsidDel="00C364BC">
          <w:rPr>
            <w:rFonts w:ascii="宋体" w:eastAsia="宋体" w:hAnsi="宋体"/>
            <w:sz w:val="24"/>
            <w:szCs w:val="24"/>
          </w:rPr>
          <w:delText>更容易</w:delText>
        </w:r>
      </w:del>
      <w:r w:rsidRPr="00821032">
        <w:rPr>
          <w:rFonts w:ascii="宋体" w:eastAsia="宋体" w:hAnsi="宋体"/>
          <w:sz w:val="24"/>
          <w:szCs w:val="24"/>
        </w:rPr>
        <w:t>记住整体流程</w:t>
      </w:r>
      <w:ins w:id="157" w:author="王同罕" w:date="2019-05-04T16:21:00Z">
        <w:r w:rsidR="00C364BC">
          <w:rPr>
            <w:rFonts w:ascii="宋体" w:eastAsia="宋体" w:hAnsi="宋体"/>
            <w:sz w:val="24"/>
            <w:szCs w:val="24"/>
          </w:rPr>
          <w:t>等特点</w:t>
        </w:r>
      </w:ins>
      <w:r w:rsidR="007A1D11" w:rsidRPr="00821032">
        <w:rPr>
          <w:rFonts w:ascii="宋体" w:eastAsia="宋体" w:hAnsi="宋体"/>
          <w:sz w:val="24"/>
          <w:szCs w:val="24"/>
        </w:rPr>
        <w:t>。</w:t>
      </w:r>
    </w:p>
    <w:p w14:paraId="4DA83225" w14:textId="430443BD" w:rsidR="007A1D11" w:rsidRPr="00821032" w:rsidRDefault="00064AA8" w:rsidP="00C364BC">
      <w:pPr>
        <w:spacing w:line="300" w:lineRule="auto"/>
        <w:ind w:firstLineChars="200" w:firstLine="480"/>
        <w:rPr>
          <w:rFonts w:ascii="宋体" w:eastAsia="宋体" w:hAnsi="宋体"/>
          <w:sz w:val="24"/>
          <w:szCs w:val="24"/>
        </w:rPr>
      </w:pPr>
      <w:del w:id="158" w:author="王同罕" w:date="2019-05-04T16:22:00Z">
        <w:r w:rsidRPr="00821032" w:rsidDel="00C364BC">
          <w:rPr>
            <w:rFonts w:ascii="宋体" w:eastAsia="宋体" w:hAnsi="宋体"/>
            <w:sz w:val="24"/>
            <w:szCs w:val="24"/>
          </w:rPr>
          <w:delText>而</w:delText>
        </w:r>
        <w:r w:rsidR="00C0369F" w:rsidRPr="00821032" w:rsidDel="00C364BC">
          <w:rPr>
            <w:rFonts w:ascii="宋体" w:eastAsia="宋体" w:hAnsi="宋体"/>
            <w:sz w:val="24"/>
            <w:szCs w:val="24"/>
          </w:rPr>
          <w:delText>我们</w:delText>
        </w:r>
      </w:del>
      <w:r w:rsidR="00C0369F" w:rsidRPr="00821032">
        <w:rPr>
          <w:rFonts w:ascii="宋体" w:eastAsia="宋体" w:hAnsi="宋体"/>
          <w:sz w:val="24"/>
          <w:szCs w:val="24"/>
        </w:rPr>
        <w:t>经常用到</w:t>
      </w:r>
      <w:r w:rsidR="007A1D11" w:rsidRPr="00821032">
        <w:rPr>
          <w:rFonts w:ascii="宋体" w:eastAsia="宋体" w:hAnsi="宋体"/>
          <w:sz w:val="24"/>
          <w:szCs w:val="24"/>
        </w:rPr>
        <w:t>的一种概念模型就是E-R模型，它将现实世界的信息结构统一</w:t>
      </w:r>
      <w:r w:rsidR="00C0369F" w:rsidRPr="00821032">
        <w:rPr>
          <w:rFonts w:ascii="宋体" w:eastAsia="宋体" w:hAnsi="宋体"/>
          <w:sz w:val="24"/>
          <w:szCs w:val="24"/>
        </w:rPr>
        <w:t>以</w:t>
      </w:r>
      <w:r w:rsidR="00C0369F" w:rsidRPr="00821032">
        <w:rPr>
          <w:rFonts w:ascii="宋体" w:eastAsia="宋体" w:hAnsi="宋体"/>
          <w:sz w:val="24"/>
          <w:szCs w:val="24"/>
        </w:rPr>
        <w:lastRenderedPageBreak/>
        <w:t>绘制不同图形来描述它们之间的联系</w:t>
      </w:r>
      <w:r w:rsidR="00C0369F" w:rsidRPr="00821032">
        <w:rPr>
          <w:rFonts w:ascii="宋体" w:eastAsia="宋体" w:hAnsi="宋体" w:hint="eastAsia"/>
          <w:sz w:val="24"/>
          <w:szCs w:val="24"/>
        </w:rPr>
        <w:t>，</w:t>
      </w:r>
      <w:r w:rsidR="00C0369F" w:rsidRPr="00821032">
        <w:rPr>
          <w:rFonts w:ascii="宋体" w:eastAsia="宋体" w:hAnsi="宋体"/>
          <w:sz w:val="24"/>
          <w:szCs w:val="24"/>
        </w:rPr>
        <w:t>不同的图形分别代表不同的含义</w:t>
      </w:r>
      <w:r w:rsidR="007A1D11" w:rsidRPr="00821032">
        <w:rPr>
          <w:rFonts w:ascii="宋体" w:eastAsia="宋体" w:hAnsi="宋体"/>
          <w:sz w:val="24"/>
          <w:szCs w:val="24"/>
        </w:rPr>
        <w:t>。</w:t>
      </w:r>
    </w:p>
    <w:p w14:paraId="48988205" w14:textId="2819A0DC" w:rsidR="007A1D11" w:rsidRPr="00821032" w:rsidRDefault="007A1D11">
      <w:pPr>
        <w:spacing w:line="300" w:lineRule="auto"/>
        <w:ind w:firstLineChars="200" w:firstLine="480"/>
        <w:rPr>
          <w:rFonts w:ascii="宋体" w:eastAsia="宋体" w:hAnsi="宋体"/>
          <w:sz w:val="24"/>
          <w:szCs w:val="24"/>
        </w:rPr>
      </w:pPr>
      <w:r w:rsidRPr="00821032">
        <w:rPr>
          <w:rFonts w:ascii="宋体" w:eastAsia="宋体" w:hAnsi="宋体" w:hint="eastAsia"/>
          <w:sz w:val="24"/>
          <w:szCs w:val="24"/>
        </w:rPr>
        <w:t>简易社区</w:t>
      </w:r>
      <w:r w:rsidR="00C0369F" w:rsidRPr="00821032">
        <w:rPr>
          <w:rFonts w:ascii="宋体" w:eastAsia="宋体" w:hAnsi="宋体" w:hint="eastAsia"/>
          <w:sz w:val="24"/>
          <w:szCs w:val="24"/>
        </w:rPr>
        <w:t>设计的</w:t>
      </w:r>
      <w:r w:rsidRPr="00821032">
        <w:rPr>
          <w:rFonts w:ascii="宋体" w:eastAsia="宋体" w:hAnsi="宋体"/>
          <w:sz w:val="24"/>
          <w:szCs w:val="24"/>
        </w:rPr>
        <w:t>数据库概念模型用的是自底向下的方法，先</w:t>
      </w:r>
      <w:r w:rsidR="00BB3467" w:rsidRPr="00821032">
        <w:rPr>
          <w:rFonts w:ascii="宋体" w:eastAsia="宋体" w:hAnsi="宋体" w:hint="eastAsia"/>
          <w:sz w:val="24"/>
          <w:szCs w:val="24"/>
        </w:rPr>
        <w:t>将</w:t>
      </w:r>
      <w:r w:rsidRPr="00821032">
        <w:rPr>
          <w:rFonts w:ascii="宋体" w:eastAsia="宋体" w:hAnsi="宋体" w:hint="eastAsia"/>
          <w:sz w:val="24"/>
          <w:szCs w:val="24"/>
        </w:rPr>
        <w:t>每个实体</w:t>
      </w:r>
      <w:r w:rsidRPr="00821032">
        <w:rPr>
          <w:rFonts w:ascii="宋体" w:eastAsia="宋体" w:hAnsi="宋体"/>
          <w:sz w:val="24"/>
          <w:szCs w:val="24"/>
        </w:rPr>
        <w:t>的概念结构</w:t>
      </w:r>
      <w:r w:rsidR="00BB3467" w:rsidRPr="00821032">
        <w:rPr>
          <w:rFonts w:ascii="宋体" w:eastAsia="宋体" w:hAnsi="宋体"/>
          <w:sz w:val="24"/>
          <w:szCs w:val="24"/>
        </w:rPr>
        <w:t>以绘制</w:t>
      </w:r>
      <w:r w:rsidR="00BB3467" w:rsidRPr="00821032">
        <w:rPr>
          <w:rFonts w:ascii="宋体" w:eastAsia="宋体" w:hAnsi="宋体" w:hint="eastAsia"/>
          <w:sz w:val="24"/>
          <w:szCs w:val="24"/>
        </w:rPr>
        <w:t>E</w:t>
      </w:r>
      <w:r w:rsidR="00BB3467" w:rsidRPr="00821032">
        <w:rPr>
          <w:rFonts w:ascii="宋体" w:eastAsia="宋体" w:hAnsi="宋体"/>
          <w:sz w:val="24"/>
          <w:szCs w:val="24"/>
        </w:rPr>
        <w:t>-R图的形式将它描述出来</w:t>
      </w:r>
      <w:r w:rsidRPr="00821032">
        <w:rPr>
          <w:rFonts w:ascii="宋体" w:eastAsia="宋体" w:hAnsi="宋体"/>
          <w:sz w:val="24"/>
          <w:szCs w:val="24"/>
        </w:rPr>
        <w:t>，然后将它们集成</w:t>
      </w:r>
      <w:r w:rsidR="00BB3467" w:rsidRPr="00821032">
        <w:rPr>
          <w:rFonts w:ascii="宋体" w:eastAsia="宋体" w:hAnsi="宋体"/>
          <w:sz w:val="24"/>
          <w:szCs w:val="24"/>
        </w:rPr>
        <w:t>系统整体</w:t>
      </w:r>
      <w:r w:rsidR="00BB3467" w:rsidRPr="00821032">
        <w:rPr>
          <w:rFonts w:ascii="宋体" w:eastAsia="宋体" w:hAnsi="宋体" w:hint="eastAsia"/>
          <w:sz w:val="24"/>
          <w:szCs w:val="24"/>
        </w:rPr>
        <w:t>E</w:t>
      </w:r>
      <w:r w:rsidR="00BB3467" w:rsidRPr="00821032">
        <w:rPr>
          <w:rFonts w:ascii="宋体" w:eastAsia="宋体" w:hAnsi="宋体"/>
          <w:sz w:val="24"/>
          <w:szCs w:val="24"/>
        </w:rPr>
        <w:t>-R结构图</w:t>
      </w:r>
      <w:r w:rsidRPr="00821032">
        <w:rPr>
          <w:rFonts w:ascii="宋体" w:eastAsia="宋体" w:hAnsi="宋体"/>
          <w:sz w:val="24"/>
          <w:szCs w:val="24"/>
        </w:rPr>
        <w:t>，</w:t>
      </w:r>
      <w:r w:rsidR="00BB3467" w:rsidRPr="00821032">
        <w:rPr>
          <w:rFonts w:ascii="宋体" w:eastAsia="宋体" w:hAnsi="宋体" w:hint="eastAsia"/>
          <w:sz w:val="24"/>
          <w:szCs w:val="24"/>
        </w:rPr>
        <w:t>根据实体与实体之间的联系，</w:t>
      </w:r>
      <w:r w:rsidR="00940CE2" w:rsidRPr="00821032">
        <w:rPr>
          <w:rFonts w:ascii="宋体" w:eastAsia="宋体" w:hAnsi="宋体" w:hint="eastAsia"/>
          <w:sz w:val="24"/>
          <w:szCs w:val="24"/>
        </w:rPr>
        <w:t>逐步生成其他的概念结构，</w:t>
      </w:r>
      <w:del w:id="159" w:author="王同罕" w:date="2019-05-04T16:22:00Z">
        <w:r w:rsidR="00940CE2" w:rsidRPr="00821032" w:rsidDel="00C364BC">
          <w:rPr>
            <w:rFonts w:ascii="宋体" w:eastAsia="宋体" w:hAnsi="宋体" w:hint="eastAsia"/>
            <w:sz w:val="24"/>
            <w:szCs w:val="24"/>
          </w:rPr>
          <w:delText>至</w:delText>
        </w:r>
      </w:del>
      <w:ins w:id="160" w:author="王同罕" w:date="2019-05-04T16:22:00Z">
        <w:r w:rsidR="00C364BC">
          <w:rPr>
            <w:rFonts w:ascii="宋体" w:eastAsia="宋体" w:hAnsi="宋体" w:hint="eastAsia"/>
            <w:sz w:val="24"/>
            <w:szCs w:val="24"/>
          </w:rPr>
          <w:t>直至</w:t>
        </w:r>
      </w:ins>
      <w:r w:rsidR="00940CE2" w:rsidRPr="00821032">
        <w:rPr>
          <w:rFonts w:ascii="宋体" w:eastAsia="宋体" w:hAnsi="宋体" w:hint="eastAsia"/>
          <w:sz w:val="24"/>
          <w:szCs w:val="24"/>
        </w:rPr>
        <w:t>总体概念结构。</w:t>
      </w:r>
    </w:p>
    <w:p w14:paraId="1DC0C5B9" w14:textId="77777777" w:rsidR="008C7D9B" w:rsidRDefault="008F7F32">
      <w:pPr>
        <w:pStyle w:val="2"/>
        <w:spacing w:before="0" w:after="0" w:line="300" w:lineRule="auto"/>
        <w:rPr>
          <w:rFonts w:ascii="Times New Roman" w:hAnsi="Times New Roman" w:cs="Times New Roman"/>
        </w:rPr>
      </w:pPr>
      <w:bookmarkStart w:id="161" w:name="_Toc7028468"/>
      <w:r w:rsidRPr="001A37AC">
        <w:rPr>
          <w:rFonts w:ascii="Times New Roman" w:hAnsi="Times New Roman" w:cs="Times New Roman"/>
        </w:rPr>
        <w:t xml:space="preserve">4.3  </w:t>
      </w:r>
      <w:r w:rsidRPr="001A37AC">
        <w:rPr>
          <w:rFonts w:ascii="Times New Roman" w:hAnsi="Times New Roman" w:cs="Times New Roman"/>
        </w:rPr>
        <w:t>逻辑结构设计</w:t>
      </w:r>
      <w:bookmarkEnd w:id="161"/>
    </w:p>
    <w:p w14:paraId="076DFDC3" w14:textId="77777777" w:rsidR="00A75D7A" w:rsidRPr="00821032" w:rsidRDefault="00A75D7A">
      <w:pPr>
        <w:spacing w:line="300" w:lineRule="auto"/>
        <w:ind w:firstLineChars="200" w:firstLine="420"/>
        <w:rPr>
          <w:rFonts w:ascii="宋体" w:eastAsia="宋体" w:hAnsi="宋体"/>
          <w:sz w:val="24"/>
          <w:szCs w:val="24"/>
        </w:rPr>
        <w:pPrChange w:id="162" w:author="王同罕" w:date="2019-05-04T16:23:00Z">
          <w:pPr/>
        </w:pPrChange>
      </w:pPr>
      <w:r>
        <w:tab/>
      </w:r>
      <w:r w:rsidRPr="00821032">
        <w:rPr>
          <w:rFonts w:ascii="宋体" w:eastAsia="宋体" w:hAnsi="宋体"/>
          <w:sz w:val="24"/>
          <w:szCs w:val="24"/>
        </w:rPr>
        <w:t>逻辑结构设计就是将概念结构设计转换为</w:t>
      </w:r>
      <w:r w:rsidRPr="00821032">
        <w:rPr>
          <w:rFonts w:ascii="宋体" w:eastAsia="宋体" w:hAnsi="宋体" w:hint="eastAsia"/>
          <w:sz w:val="24"/>
          <w:szCs w:val="24"/>
        </w:rPr>
        <w:t>D</w:t>
      </w:r>
      <w:r w:rsidRPr="00821032">
        <w:rPr>
          <w:rFonts w:ascii="宋体" w:eastAsia="宋体" w:hAnsi="宋体"/>
          <w:sz w:val="24"/>
          <w:szCs w:val="24"/>
        </w:rPr>
        <w:t>BMS支持的数据模型</w:t>
      </w:r>
      <w:commentRangeStart w:id="163"/>
      <w:r w:rsidR="00BB3467" w:rsidRPr="00821032">
        <w:rPr>
          <w:rFonts w:ascii="宋体" w:eastAsia="宋体" w:hAnsi="宋体" w:hint="eastAsia"/>
          <w:sz w:val="24"/>
          <w:szCs w:val="24"/>
          <w:vertAlign w:val="superscript"/>
        </w:rPr>
        <w:t>[</w:t>
      </w:r>
      <w:r w:rsidR="00BB3467" w:rsidRPr="00821032">
        <w:rPr>
          <w:rFonts w:ascii="宋体" w:eastAsia="宋体" w:hAnsi="宋体"/>
          <w:sz w:val="24"/>
          <w:szCs w:val="24"/>
          <w:vertAlign w:val="superscript"/>
        </w:rPr>
        <w:t>4]</w:t>
      </w:r>
      <w:commentRangeEnd w:id="163"/>
      <w:r w:rsidR="002C4E8C">
        <w:rPr>
          <w:rStyle w:val="ae"/>
        </w:rPr>
        <w:commentReference w:id="163"/>
      </w:r>
      <w:r w:rsidRPr="00821032">
        <w:rPr>
          <w:rFonts w:ascii="宋体" w:eastAsia="宋体" w:hAnsi="宋体" w:hint="eastAsia"/>
          <w:sz w:val="24"/>
          <w:szCs w:val="24"/>
        </w:rPr>
        <w:t>，一般使用的模型为关系模型，</w:t>
      </w:r>
      <w:r w:rsidRPr="00821032">
        <w:rPr>
          <w:rFonts w:ascii="宋体" w:eastAsia="宋体" w:hAnsi="宋体"/>
          <w:sz w:val="24"/>
          <w:szCs w:val="24"/>
        </w:rPr>
        <w:t>将实体的属性</w:t>
      </w:r>
      <w:r w:rsidR="000A2EAC" w:rsidRPr="00821032">
        <w:rPr>
          <w:rFonts w:ascii="宋体" w:eastAsia="宋体" w:hAnsi="宋体"/>
          <w:sz w:val="24"/>
          <w:szCs w:val="24"/>
        </w:rPr>
        <w:t>以及</w:t>
      </w:r>
      <w:r w:rsidRPr="00821032">
        <w:rPr>
          <w:rFonts w:ascii="宋体" w:eastAsia="宋体" w:hAnsi="宋体"/>
          <w:sz w:val="24"/>
          <w:szCs w:val="24"/>
        </w:rPr>
        <w:t>实体与实体之间</w:t>
      </w:r>
      <w:r w:rsidR="000A2EAC" w:rsidRPr="00821032">
        <w:rPr>
          <w:rFonts w:ascii="宋体" w:eastAsia="宋体" w:hAnsi="宋体"/>
          <w:sz w:val="24"/>
          <w:szCs w:val="24"/>
        </w:rPr>
        <w:t>进行联系</w:t>
      </w:r>
      <w:r w:rsidR="000A2EAC" w:rsidRPr="00821032">
        <w:rPr>
          <w:rFonts w:ascii="宋体" w:eastAsia="宋体" w:hAnsi="宋体" w:hint="eastAsia"/>
          <w:sz w:val="24"/>
          <w:szCs w:val="24"/>
        </w:rPr>
        <w:t>，</w:t>
      </w:r>
      <w:r w:rsidR="000A2EAC" w:rsidRPr="00821032">
        <w:rPr>
          <w:rFonts w:ascii="宋体" w:eastAsia="宋体" w:hAnsi="宋体"/>
          <w:sz w:val="24"/>
          <w:szCs w:val="24"/>
        </w:rPr>
        <w:t>然后可以根据需求或其他的考虑</w:t>
      </w:r>
      <w:r w:rsidR="000A2EAC" w:rsidRPr="00821032">
        <w:rPr>
          <w:rFonts w:ascii="宋体" w:eastAsia="宋体" w:hAnsi="宋体" w:hint="eastAsia"/>
          <w:sz w:val="24"/>
          <w:szCs w:val="24"/>
        </w:rPr>
        <w:t>，</w:t>
      </w:r>
      <w:r w:rsidR="000A2EAC" w:rsidRPr="00821032">
        <w:rPr>
          <w:rFonts w:ascii="宋体" w:eastAsia="宋体" w:hAnsi="宋体"/>
          <w:sz w:val="24"/>
          <w:szCs w:val="24"/>
        </w:rPr>
        <w:t>建立相对应的视图</w:t>
      </w:r>
      <w:r w:rsidR="000A2EAC" w:rsidRPr="00821032">
        <w:rPr>
          <w:rFonts w:ascii="宋体" w:eastAsia="宋体" w:hAnsi="宋体" w:hint="eastAsia"/>
          <w:sz w:val="24"/>
          <w:szCs w:val="24"/>
        </w:rPr>
        <w:t>、</w:t>
      </w:r>
      <w:r w:rsidR="000A2EAC" w:rsidRPr="00821032">
        <w:rPr>
          <w:rFonts w:ascii="宋体" w:eastAsia="宋体" w:hAnsi="宋体"/>
          <w:sz w:val="24"/>
          <w:szCs w:val="24"/>
        </w:rPr>
        <w:t>存储过程和函数等等</w:t>
      </w:r>
      <w:r w:rsidR="000A2EAC" w:rsidRPr="00821032">
        <w:rPr>
          <w:rFonts w:ascii="宋体" w:eastAsia="宋体" w:hAnsi="宋体" w:hint="eastAsia"/>
          <w:sz w:val="24"/>
          <w:szCs w:val="24"/>
        </w:rPr>
        <w:t>。</w:t>
      </w:r>
    </w:p>
    <w:p w14:paraId="21ACD41E" w14:textId="77777777" w:rsidR="008C7D9B" w:rsidRDefault="008F7F32">
      <w:pPr>
        <w:pStyle w:val="2"/>
        <w:spacing w:before="0" w:after="0" w:line="300" w:lineRule="auto"/>
        <w:rPr>
          <w:rFonts w:ascii="Times New Roman" w:hAnsi="Times New Roman" w:cs="Times New Roman"/>
        </w:rPr>
      </w:pPr>
      <w:bookmarkStart w:id="164" w:name="_Toc7028469"/>
      <w:r w:rsidRPr="001A37AC">
        <w:rPr>
          <w:rFonts w:ascii="Times New Roman" w:hAnsi="Times New Roman" w:cs="Times New Roman"/>
        </w:rPr>
        <w:t xml:space="preserve">4.4  </w:t>
      </w:r>
      <w:r w:rsidRPr="001A37AC">
        <w:rPr>
          <w:rFonts w:ascii="Times New Roman" w:hAnsi="Times New Roman" w:cs="Times New Roman"/>
        </w:rPr>
        <w:t>物理结构设计</w:t>
      </w:r>
      <w:bookmarkEnd w:id="164"/>
    </w:p>
    <w:p w14:paraId="7E52582A" w14:textId="77777777" w:rsidR="000A2EAC" w:rsidRPr="00821032" w:rsidRDefault="000A2EAC" w:rsidP="002C4E8C">
      <w:pPr>
        <w:spacing w:line="300" w:lineRule="auto"/>
        <w:ind w:firstLineChars="200" w:firstLine="480"/>
        <w:rPr>
          <w:rFonts w:ascii="宋体" w:eastAsia="宋体" w:hAnsi="宋体"/>
          <w:sz w:val="24"/>
          <w:szCs w:val="24"/>
        </w:rPr>
      </w:pPr>
      <w:r w:rsidRPr="00821032">
        <w:rPr>
          <w:rFonts w:ascii="宋体" w:eastAsia="宋体" w:hAnsi="宋体" w:hint="eastAsia"/>
          <w:sz w:val="24"/>
          <w:szCs w:val="24"/>
        </w:rPr>
        <w:t>根据DBMS特点和处理的需要，进行物理存储安排，建立索引，形成数据库内模式</w:t>
      </w:r>
      <w:commentRangeStart w:id="165"/>
      <w:r w:rsidR="00BB3467" w:rsidRPr="002C4E8C">
        <w:rPr>
          <w:rFonts w:ascii="宋体" w:eastAsia="宋体" w:hAnsi="宋体"/>
          <w:sz w:val="24"/>
          <w:szCs w:val="24"/>
          <w:rPrChange w:id="166" w:author="王同罕" w:date="2019-05-04T16:24:00Z">
            <w:rPr>
              <w:rFonts w:ascii="宋体" w:eastAsia="宋体" w:hAnsi="宋体"/>
              <w:sz w:val="24"/>
              <w:szCs w:val="24"/>
              <w:vertAlign w:val="superscript"/>
            </w:rPr>
          </w:rPrChange>
        </w:rPr>
        <w:t>[8.13]</w:t>
      </w:r>
      <w:commentRangeEnd w:id="165"/>
      <w:r w:rsidR="002C4E8C">
        <w:rPr>
          <w:rStyle w:val="ae"/>
        </w:rPr>
        <w:commentReference w:id="165"/>
      </w:r>
      <w:r w:rsidRPr="00821032">
        <w:rPr>
          <w:rFonts w:ascii="宋体" w:eastAsia="宋体" w:hAnsi="宋体" w:hint="eastAsia"/>
          <w:sz w:val="24"/>
          <w:szCs w:val="24"/>
        </w:rPr>
        <w:t>。</w:t>
      </w:r>
      <w:r w:rsidRPr="00821032">
        <w:rPr>
          <w:rFonts w:ascii="宋体" w:eastAsia="宋体" w:hAnsi="宋体"/>
          <w:sz w:val="24"/>
          <w:szCs w:val="24"/>
        </w:rPr>
        <w:t>在</w:t>
      </w:r>
      <w:r w:rsidRPr="00821032">
        <w:rPr>
          <w:rFonts w:ascii="宋体" w:eastAsia="宋体" w:hAnsi="宋体" w:hint="eastAsia"/>
          <w:sz w:val="24"/>
          <w:szCs w:val="24"/>
        </w:rPr>
        <w:t>简易社区</w:t>
      </w:r>
      <w:r w:rsidRPr="00821032">
        <w:rPr>
          <w:rFonts w:ascii="宋体" w:eastAsia="宋体" w:hAnsi="宋体"/>
          <w:sz w:val="24"/>
          <w:szCs w:val="24"/>
        </w:rPr>
        <w:t>数据库的物理结构设计中，采用了聚集和索引，不但节省了存储空间还提高了查询效率，同时还确保了数据的完整性。</w:t>
      </w:r>
    </w:p>
    <w:p w14:paraId="380D3839" w14:textId="77777777" w:rsidR="00A67E2D" w:rsidRDefault="00A67E2D" w:rsidP="00A67E2D">
      <w:pPr>
        <w:pStyle w:val="2"/>
        <w:rPr>
          <w:rFonts w:ascii="Times New Roman" w:hAnsi="Times New Roman" w:cs="Times New Roman"/>
        </w:rPr>
      </w:pPr>
      <w:bookmarkStart w:id="167" w:name="_Toc7028470"/>
      <w:r w:rsidRPr="00653AAB">
        <w:rPr>
          <w:rFonts w:ascii="Times New Roman" w:hAnsi="Times New Roman" w:cs="Times New Roman" w:hint="eastAsia"/>
        </w:rPr>
        <w:t>4</w:t>
      </w:r>
      <w:r w:rsidRPr="00653AAB">
        <w:rPr>
          <w:rFonts w:ascii="Times New Roman" w:hAnsi="Times New Roman" w:cs="Times New Roman"/>
        </w:rPr>
        <w:t>.</w:t>
      </w:r>
      <w:r>
        <w:rPr>
          <w:rFonts w:ascii="Times New Roman" w:hAnsi="Times New Roman" w:cs="Times New Roman"/>
        </w:rPr>
        <w:t>5</w:t>
      </w:r>
      <w:r w:rsidRPr="00653AAB">
        <w:rPr>
          <w:rFonts w:ascii="Times New Roman" w:hAnsi="Times New Roman" w:cs="Times New Roman"/>
        </w:rPr>
        <w:t xml:space="preserve">  </w:t>
      </w:r>
      <w:r w:rsidRPr="001A37AC">
        <w:rPr>
          <w:rFonts w:ascii="Times New Roman" w:hAnsi="Times New Roman" w:cs="Times New Roman"/>
        </w:rPr>
        <w:t>运行和维护</w:t>
      </w:r>
      <w:r>
        <w:rPr>
          <w:rFonts w:ascii="Times New Roman" w:hAnsi="Times New Roman" w:cs="Times New Roman"/>
        </w:rPr>
        <w:t>设计</w:t>
      </w:r>
      <w:bookmarkEnd w:id="167"/>
    </w:p>
    <w:p w14:paraId="6E32AB03" w14:textId="77777777" w:rsidR="00A67E2D" w:rsidRPr="00821032" w:rsidRDefault="00A67E2D" w:rsidP="002C4E8C">
      <w:pPr>
        <w:spacing w:line="300" w:lineRule="auto"/>
        <w:ind w:firstLineChars="200" w:firstLine="480"/>
        <w:rPr>
          <w:rFonts w:ascii="宋体" w:eastAsia="宋体" w:hAnsi="宋体"/>
          <w:sz w:val="24"/>
          <w:szCs w:val="24"/>
        </w:rPr>
      </w:pPr>
      <w:r w:rsidRPr="00821032">
        <w:rPr>
          <w:rFonts w:ascii="宋体" w:eastAsia="宋体" w:hAnsi="宋体"/>
          <w:sz w:val="24"/>
          <w:szCs w:val="24"/>
        </w:rPr>
        <w:t>数据库的运行和维护主要任务是：维护数据库的安全性与完整性、监测并改善数据库性能、重新组织和构造数据库</w:t>
      </w:r>
      <w:r w:rsidR="00BB3467" w:rsidRPr="00821032">
        <w:rPr>
          <w:rFonts w:ascii="宋体" w:eastAsia="宋体" w:hAnsi="宋体"/>
          <w:sz w:val="24"/>
          <w:szCs w:val="24"/>
          <w:vertAlign w:val="superscript"/>
        </w:rPr>
        <w:t>[14]</w:t>
      </w:r>
      <w:r w:rsidRPr="00821032">
        <w:rPr>
          <w:rFonts w:ascii="宋体" w:eastAsia="宋体" w:hAnsi="宋体"/>
          <w:sz w:val="24"/>
          <w:szCs w:val="24"/>
        </w:rPr>
        <w:t>。</w:t>
      </w:r>
    </w:p>
    <w:p w14:paraId="28D776CC" w14:textId="77777777" w:rsidR="00A67E2D" w:rsidRPr="00A67E2D" w:rsidRDefault="00A67E2D" w:rsidP="00424DDA">
      <w:pPr>
        <w:spacing w:line="300" w:lineRule="auto"/>
        <w:ind w:firstLineChars="200" w:firstLine="420"/>
      </w:pPr>
    </w:p>
    <w:p w14:paraId="6CF52861" w14:textId="77777777" w:rsidR="008C7D9B" w:rsidRDefault="008F7F32" w:rsidP="00CF4E12">
      <w:pPr>
        <w:pStyle w:val="2"/>
        <w:spacing w:before="0" w:after="0" w:line="300" w:lineRule="auto"/>
        <w:rPr>
          <w:rFonts w:ascii="Times New Roman" w:hAnsi="Times New Roman" w:cs="Times New Roman"/>
        </w:rPr>
      </w:pPr>
      <w:bookmarkStart w:id="168" w:name="_Toc7028471"/>
      <w:r w:rsidRPr="001A37AC">
        <w:rPr>
          <w:rFonts w:ascii="Times New Roman" w:hAnsi="Times New Roman" w:cs="Times New Roman"/>
        </w:rPr>
        <w:t>4.</w:t>
      </w:r>
      <w:r w:rsidR="00A67E2D">
        <w:rPr>
          <w:rFonts w:ascii="Times New Roman" w:hAnsi="Times New Roman" w:cs="Times New Roman"/>
        </w:rPr>
        <w:t>6</w:t>
      </w:r>
      <w:r w:rsidRPr="001A37AC">
        <w:rPr>
          <w:rFonts w:ascii="Times New Roman" w:hAnsi="Times New Roman" w:cs="Times New Roman"/>
        </w:rPr>
        <w:t xml:space="preserve">  </w:t>
      </w:r>
      <w:r w:rsidR="00920980">
        <w:rPr>
          <w:rFonts w:ascii="Times New Roman" w:hAnsi="Times New Roman" w:cs="Times New Roman" w:hint="eastAsia"/>
        </w:rPr>
        <w:t>数据库表结构以及</w:t>
      </w:r>
      <w:r w:rsidR="00920980">
        <w:rPr>
          <w:rFonts w:ascii="Times New Roman" w:hAnsi="Times New Roman" w:cs="Times New Roman" w:hint="eastAsia"/>
        </w:rPr>
        <w:t>E</w:t>
      </w:r>
      <w:r w:rsidR="00920980">
        <w:rPr>
          <w:rFonts w:ascii="Times New Roman" w:hAnsi="Times New Roman" w:cs="Times New Roman"/>
        </w:rPr>
        <w:t>-R</w:t>
      </w:r>
      <w:r w:rsidR="00920980">
        <w:rPr>
          <w:rFonts w:ascii="Times New Roman" w:hAnsi="Times New Roman" w:cs="Times New Roman"/>
        </w:rPr>
        <w:t>图</w:t>
      </w:r>
      <w:bookmarkEnd w:id="168"/>
    </w:p>
    <w:p w14:paraId="141AFAE4" w14:textId="77777777" w:rsidR="00AE7418" w:rsidRPr="00AE7418" w:rsidRDefault="00AE7418" w:rsidP="00AE7418">
      <w:pPr>
        <w:pStyle w:val="3"/>
      </w:pPr>
      <w:bookmarkStart w:id="169" w:name="_Toc7028472"/>
      <w:r>
        <w:rPr>
          <w:rFonts w:hint="eastAsia"/>
        </w:rPr>
        <w:t>4</w:t>
      </w:r>
      <w:r>
        <w:t xml:space="preserve">.6.1  </w:t>
      </w:r>
      <w:r>
        <w:t>主要实体</w:t>
      </w:r>
      <w:r>
        <w:rPr>
          <w:rFonts w:hint="eastAsia"/>
        </w:rPr>
        <w:t>E</w:t>
      </w:r>
      <w:r>
        <w:t>-R</w:t>
      </w:r>
      <w:r>
        <w:t>图</w:t>
      </w:r>
      <w:bookmarkEnd w:id="169"/>
    </w:p>
    <w:p w14:paraId="6A17B4CC" w14:textId="77777777" w:rsidR="00920980" w:rsidRDefault="00920980" w:rsidP="00920980">
      <w:pPr>
        <w:rPr>
          <w:ins w:id="170" w:author="王同罕" w:date="2019-05-04T16:25:00Z"/>
          <w:rFonts w:ascii="宋体" w:eastAsia="宋体" w:hAnsi="宋体"/>
          <w:sz w:val="24"/>
          <w:szCs w:val="24"/>
        </w:rPr>
      </w:pPr>
      <w:r>
        <w:tab/>
      </w:r>
      <w:r w:rsidRPr="00821032">
        <w:rPr>
          <w:rFonts w:ascii="宋体" w:eastAsia="宋体" w:hAnsi="宋体" w:hint="eastAsia"/>
          <w:sz w:val="24"/>
          <w:szCs w:val="24"/>
        </w:rPr>
        <w:t>（1）</w:t>
      </w:r>
      <w:del w:id="171" w:author="王同罕" w:date="2019-05-04T16:29:00Z">
        <w:r w:rsidRPr="00821032" w:rsidDel="002C4E8C">
          <w:rPr>
            <w:rFonts w:ascii="宋体" w:eastAsia="宋体" w:hAnsi="宋体" w:hint="eastAsia"/>
            <w:sz w:val="24"/>
            <w:szCs w:val="24"/>
          </w:rPr>
          <w:delText>、</w:delText>
        </w:r>
      </w:del>
      <w:r w:rsidRPr="00821032">
        <w:rPr>
          <w:rFonts w:ascii="宋体" w:eastAsia="宋体" w:hAnsi="宋体" w:hint="eastAsia"/>
          <w:sz w:val="24"/>
          <w:szCs w:val="24"/>
        </w:rPr>
        <w:t>用户</w:t>
      </w:r>
      <w:r w:rsidR="002717D3" w:rsidRPr="00821032">
        <w:rPr>
          <w:rFonts w:ascii="宋体" w:eastAsia="宋体" w:hAnsi="宋体" w:hint="eastAsia"/>
          <w:sz w:val="24"/>
          <w:szCs w:val="24"/>
        </w:rPr>
        <w:t>基本信息</w:t>
      </w:r>
      <w:r w:rsidRPr="00821032">
        <w:rPr>
          <w:rFonts w:ascii="宋体" w:eastAsia="宋体" w:hAnsi="宋体" w:hint="eastAsia"/>
          <w:sz w:val="24"/>
          <w:szCs w:val="24"/>
        </w:rPr>
        <w:t>表</w:t>
      </w:r>
      <w:r w:rsidR="001778C7" w:rsidRPr="00821032">
        <w:rPr>
          <w:rFonts w:ascii="宋体" w:eastAsia="宋体" w:hAnsi="宋体" w:hint="eastAsia"/>
          <w:sz w:val="24"/>
          <w:szCs w:val="24"/>
        </w:rPr>
        <w:t>（</w:t>
      </w:r>
      <w:r w:rsidR="001778C7" w:rsidRPr="00821032">
        <w:rPr>
          <w:rFonts w:ascii="宋体" w:eastAsia="宋体" w:hAnsi="宋体" w:hint="eastAsia"/>
          <w:sz w:val="24"/>
          <w:szCs w:val="24"/>
          <w:u w:val="single"/>
        </w:rPr>
        <w:t>唯一I</w:t>
      </w:r>
      <w:r w:rsidR="001778C7" w:rsidRPr="00821032">
        <w:rPr>
          <w:rFonts w:ascii="宋体" w:eastAsia="宋体" w:hAnsi="宋体"/>
          <w:sz w:val="24"/>
          <w:szCs w:val="24"/>
          <w:u w:val="single"/>
        </w:rPr>
        <w:t>D</w:t>
      </w:r>
      <w:r w:rsidR="001778C7" w:rsidRPr="00821032">
        <w:rPr>
          <w:rFonts w:ascii="宋体" w:eastAsia="宋体" w:hAnsi="宋体" w:hint="eastAsia"/>
          <w:sz w:val="24"/>
          <w:szCs w:val="24"/>
        </w:rPr>
        <w:t>，</w:t>
      </w:r>
      <w:r w:rsidR="001778C7" w:rsidRPr="00821032">
        <w:rPr>
          <w:rFonts w:ascii="宋体" w:eastAsia="宋体" w:hAnsi="宋体"/>
          <w:sz w:val="24"/>
          <w:szCs w:val="24"/>
        </w:rPr>
        <w:t>邮箱</w:t>
      </w:r>
      <w:r w:rsidR="001778C7" w:rsidRPr="00821032">
        <w:rPr>
          <w:rFonts w:ascii="宋体" w:eastAsia="宋体" w:hAnsi="宋体" w:hint="eastAsia"/>
          <w:sz w:val="24"/>
          <w:szCs w:val="24"/>
        </w:rPr>
        <w:t>，</w:t>
      </w:r>
      <w:r w:rsidR="001778C7" w:rsidRPr="00821032">
        <w:rPr>
          <w:rFonts w:ascii="宋体" w:eastAsia="宋体" w:hAnsi="宋体"/>
          <w:sz w:val="24"/>
          <w:szCs w:val="24"/>
        </w:rPr>
        <w:t>密码</w:t>
      </w:r>
      <w:r w:rsidR="001778C7" w:rsidRPr="00821032">
        <w:rPr>
          <w:rFonts w:ascii="宋体" w:eastAsia="宋体" w:hAnsi="宋体" w:hint="eastAsia"/>
          <w:sz w:val="24"/>
          <w:szCs w:val="24"/>
        </w:rPr>
        <w:t>，</w:t>
      </w:r>
      <w:r w:rsidR="001778C7" w:rsidRPr="00821032">
        <w:rPr>
          <w:rFonts w:ascii="宋体" w:eastAsia="宋体" w:hAnsi="宋体"/>
          <w:sz w:val="24"/>
          <w:szCs w:val="24"/>
        </w:rPr>
        <w:t>昵称</w:t>
      </w:r>
      <w:r w:rsidR="001778C7" w:rsidRPr="00821032">
        <w:rPr>
          <w:rFonts w:ascii="宋体" w:eastAsia="宋体" w:hAnsi="宋体" w:hint="eastAsia"/>
          <w:sz w:val="24"/>
          <w:szCs w:val="24"/>
        </w:rPr>
        <w:t>，</w:t>
      </w:r>
      <w:r w:rsidR="001778C7" w:rsidRPr="00821032">
        <w:rPr>
          <w:rFonts w:ascii="宋体" w:eastAsia="宋体" w:hAnsi="宋体"/>
          <w:sz w:val="24"/>
          <w:szCs w:val="24"/>
        </w:rPr>
        <w:t>城市</w:t>
      </w:r>
      <w:r w:rsidR="001778C7" w:rsidRPr="00821032">
        <w:rPr>
          <w:rFonts w:ascii="宋体" w:eastAsia="宋体" w:hAnsi="宋体" w:hint="eastAsia"/>
          <w:sz w:val="24"/>
          <w:szCs w:val="24"/>
        </w:rPr>
        <w:t>，</w:t>
      </w:r>
      <w:r w:rsidR="001778C7" w:rsidRPr="00821032">
        <w:rPr>
          <w:rFonts w:ascii="宋体" w:eastAsia="宋体" w:hAnsi="宋体"/>
          <w:sz w:val="24"/>
          <w:szCs w:val="24"/>
        </w:rPr>
        <w:t>性别</w:t>
      </w:r>
      <w:r w:rsidR="001778C7" w:rsidRPr="00821032">
        <w:rPr>
          <w:rFonts w:ascii="宋体" w:eastAsia="宋体" w:hAnsi="宋体" w:hint="eastAsia"/>
          <w:sz w:val="24"/>
          <w:szCs w:val="24"/>
        </w:rPr>
        <w:t>，</w:t>
      </w:r>
      <w:r w:rsidR="001778C7" w:rsidRPr="00821032">
        <w:rPr>
          <w:rFonts w:ascii="宋体" w:eastAsia="宋体" w:hAnsi="宋体"/>
          <w:sz w:val="24"/>
          <w:szCs w:val="24"/>
        </w:rPr>
        <w:t>签名</w:t>
      </w:r>
      <w:r w:rsidR="001778C7" w:rsidRPr="00821032">
        <w:rPr>
          <w:rFonts w:ascii="宋体" w:eastAsia="宋体" w:hAnsi="宋体" w:hint="eastAsia"/>
          <w:sz w:val="24"/>
          <w:szCs w:val="24"/>
        </w:rPr>
        <w:t>，</w:t>
      </w:r>
      <w:r w:rsidR="001778C7" w:rsidRPr="00821032">
        <w:rPr>
          <w:rFonts w:ascii="宋体" w:eastAsia="宋体" w:hAnsi="宋体"/>
          <w:sz w:val="24"/>
          <w:szCs w:val="24"/>
        </w:rPr>
        <w:t>头像名称</w:t>
      </w:r>
      <w:r w:rsidR="001778C7" w:rsidRPr="00821032">
        <w:rPr>
          <w:rFonts w:ascii="宋体" w:eastAsia="宋体" w:hAnsi="宋体" w:hint="eastAsia"/>
          <w:sz w:val="24"/>
          <w:szCs w:val="24"/>
        </w:rPr>
        <w:t>，</w:t>
      </w:r>
      <w:r w:rsidR="001778C7" w:rsidRPr="00821032">
        <w:rPr>
          <w:rFonts w:ascii="宋体" w:eastAsia="宋体" w:hAnsi="宋体"/>
          <w:sz w:val="24"/>
          <w:szCs w:val="24"/>
        </w:rPr>
        <w:t>权限</w:t>
      </w:r>
      <w:r w:rsidR="001778C7" w:rsidRPr="00821032">
        <w:rPr>
          <w:rFonts w:ascii="宋体" w:eastAsia="宋体" w:hAnsi="宋体" w:hint="eastAsia"/>
          <w:sz w:val="24"/>
          <w:szCs w:val="24"/>
        </w:rPr>
        <w:t>）</w:t>
      </w:r>
      <w:r w:rsidRPr="00821032">
        <w:rPr>
          <w:rFonts w:ascii="宋体" w:eastAsia="宋体" w:hAnsi="宋体" w:hint="eastAsia"/>
          <w:sz w:val="24"/>
          <w:szCs w:val="24"/>
        </w:rPr>
        <w:t>：</w:t>
      </w:r>
    </w:p>
    <w:p w14:paraId="38313C95" w14:textId="227300AF" w:rsidR="002C4E8C" w:rsidRPr="002C4E8C" w:rsidRDefault="002C4E8C">
      <w:pPr>
        <w:jc w:val="center"/>
        <w:rPr>
          <w:rFonts w:ascii="黑体" w:eastAsia="黑体" w:hAnsi="黑体"/>
          <w:szCs w:val="21"/>
          <w:rPrChange w:id="172" w:author="王同罕" w:date="2019-05-04T16:26:00Z">
            <w:rPr>
              <w:rFonts w:ascii="宋体" w:eastAsia="宋体" w:hAnsi="宋体"/>
              <w:sz w:val="24"/>
              <w:szCs w:val="24"/>
            </w:rPr>
          </w:rPrChange>
        </w:rPr>
        <w:pPrChange w:id="173" w:author="王同罕" w:date="2019-05-04T16:26:00Z">
          <w:pPr/>
        </w:pPrChange>
      </w:pPr>
      <w:ins w:id="174" w:author="王同罕" w:date="2019-05-04T16:25:00Z">
        <w:r w:rsidRPr="002C4E8C">
          <w:rPr>
            <w:rFonts w:ascii="黑体" w:eastAsia="黑体" w:hAnsi="黑体"/>
            <w:szCs w:val="21"/>
            <w:rPrChange w:id="175" w:author="王同罕" w:date="2019-05-04T16:26:00Z">
              <w:rPr>
                <w:rFonts w:ascii="宋体" w:eastAsia="宋体" w:hAnsi="宋体"/>
                <w:sz w:val="24"/>
                <w:szCs w:val="24"/>
              </w:rPr>
            </w:rPrChange>
          </w:rPr>
          <w:t xml:space="preserve">表4-1 </w:t>
        </w:r>
      </w:ins>
      <w:ins w:id="176" w:author="王同罕" w:date="2019-05-04T16:26:00Z">
        <w:r w:rsidRPr="002C4E8C">
          <w:rPr>
            <w:rFonts w:ascii="黑体" w:eastAsia="黑体" w:hAnsi="黑体"/>
            <w:szCs w:val="21"/>
            <w:rPrChange w:id="177" w:author="王同罕" w:date="2019-05-04T16:26:00Z">
              <w:rPr>
                <w:rFonts w:ascii="宋体" w:eastAsia="宋体" w:hAnsi="宋体"/>
                <w:sz w:val="24"/>
                <w:szCs w:val="24"/>
              </w:rPr>
            </w:rPrChange>
          </w:rPr>
          <w:t>表名</w:t>
        </w:r>
      </w:ins>
    </w:p>
    <w:tbl>
      <w:tblPr>
        <w:tblStyle w:val="aa"/>
        <w:tblW w:w="0" w:type="auto"/>
        <w:tblLook w:val="04A0" w:firstRow="1" w:lastRow="0" w:firstColumn="1" w:lastColumn="0" w:noHBand="0" w:noVBand="1"/>
      </w:tblPr>
      <w:tblGrid>
        <w:gridCol w:w="1346"/>
        <w:gridCol w:w="1765"/>
        <w:gridCol w:w="1760"/>
        <w:gridCol w:w="1878"/>
        <w:gridCol w:w="2027"/>
      </w:tblGrid>
      <w:tr w:rsidR="002717D3" w:rsidRPr="00821032" w14:paraId="084A618F" w14:textId="77777777" w:rsidTr="00853D6F">
        <w:trPr>
          <w:trHeight w:val="308"/>
        </w:trPr>
        <w:tc>
          <w:tcPr>
            <w:tcW w:w="8776" w:type="dxa"/>
            <w:gridSpan w:val="5"/>
            <w:hideMark/>
          </w:tcPr>
          <w:p w14:paraId="2A7FEA40" w14:textId="77777777" w:rsidR="002717D3" w:rsidRPr="002C4E8C" w:rsidRDefault="002717D3">
            <w:pPr>
              <w:jc w:val="center"/>
              <w:rPr>
                <w:rFonts w:ascii="Times New Roman" w:eastAsia="宋体" w:hAnsi="Times New Roman" w:cs="Times New Roman"/>
                <w:szCs w:val="21"/>
                <w:rPrChange w:id="178" w:author="王同罕" w:date="2019-05-04T16:27:00Z">
                  <w:rPr>
                    <w:rFonts w:ascii="宋体" w:eastAsia="宋体" w:hAnsi="宋体"/>
                    <w:sz w:val="24"/>
                    <w:szCs w:val="24"/>
                  </w:rPr>
                </w:rPrChange>
              </w:rPr>
            </w:pPr>
            <w:r w:rsidRPr="002C4E8C">
              <w:rPr>
                <w:rFonts w:ascii="Times New Roman" w:eastAsia="宋体" w:hAnsi="Times New Roman" w:cs="Times New Roman"/>
                <w:szCs w:val="21"/>
                <w:rPrChange w:id="179" w:author="王同罕" w:date="2019-05-04T16:27:00Z">
                  <w:rPr>
                    <w:rFonts w:ascii="宋体" w:eastAsia="宋体" w:hAnsi="宋体"/>
                    <w:sz w:val="24"/>
                    <w:szCs w:val="24"/>
                  </w:rPr>
                </w:rPrChange>
              </w:rPr>
              <w:t>v_user</w:t>
            </w:r>
          </w:p>
        </w:tc>
      </w:tr>
      <w:tr w:rsidR="002717D3" w:rsidRPr="00821032" w14:paraId="1696515A" w14:textId="77777777" w:rsidTr="00853D6F">
        <w:trPr>
          <w:trHeight w:val="456"/>
        </w:trPr>
        <w:tc>
          <w:tcPr>
            <w:tcW w:w="1346" w:type="dxa"/>
            <w:hideMark/>
          </w:tcPr>
          <w:p w14:paraId="288D694B" w14:textId="77777777" w:rsidR="002717D3" w:rsidRPr="002C4E8C" w:rsidRDefault="002717D3" w:rsidP="002717D3">
            <w:pPr>
              <w:jc w:val="center"/>
              <w:rPr>
                <w:rFonts w:ascii="Times New Roman" w:eastAsia="宋体" w:hAnsi="Times New Roman" w:cs="Times New Roman"/>
                <w:szCs w:val="21"/>
                <w:rPrChange w:id="180" w:author="王同罕" w:date="2019-05-04T16:27:00Z">
                  <w:rPr>
                    <w:rFonts w:ascii="宋体" w:eastAsia="宋体" w:hAnsi="宋体"/>
                    <w:sz w:val="24"/>
                    <w:szCs w:val="24"/>
                  </w:rPr>
                </w:rPrChange>
              </w:rPr>
            </w:pPr>
            <w:r w:rsidRPr="002C4E8C">
              <w:rPr>
                <w:rFonts w:ascii="Times New Roman" w:eastAsia="宋体" w:hAnsi="Times New Roman" w:cs="Times New Roman" w:hint="eastAsia"/>
                <w:szCs w:val="21"/>
                <w:rPrChange w:id="181" w:author="王同罕" w:date="2019-05-04T16:27:00Z">
                  <w:rPr>
                    <w:rFonts w:ascii="宋体" w:eastAsia="宋体" w:hAnsi="宋体" w:hint="eastAsia"/>
                    <w:sz w:val="24"/>
                    <w:szCs w:val="24"/>
                  </w:rPr>
                </w:rPrChange>
              </w:rPr>
              <w:t>名称</w:t>
            </w:r>
          </w:p>
        </w:tc>
        <w:tc>
          <w:tcPr>
            <w:tcW w:w="1765" w:type="dxa"/>
            <w:hideMark/>
          </w:tcPr>
          <w:p w14:paraId="540D1A84" w14:textId="77777777" w:rsidR="002717D3" w:rsidRPr="002C4E8C" w:rsidRDefault="002717D3" w:rsidP="002717D3">
            <w:pPr>
              <w:jc w:val="center"/>
              <w:rPr>
                <w:rFonts w:ascii="Times New Roman" w:eastAsia="宋体" w:hAnsi="Times New Roman" w:cs="Times New Roman"/>
                <w:szCs w:val="21"/>
                <w:rPrChange w:id="182" w:author="王同罕" w:date="2019-05-04T16:27:00Z">
                  <w:rPr>
                    <w:rFonts w:ascii="宋体" w:eastAsia="宋体" w:hAnsi="宋体" w:cs="微软雅黑"/>
                    <w:sz w:val="24"/>
                    <w:szCs w:val="24"/>
                  </w:rPr>
                </w:rPrChange>
              </w:rPr>
            </w:pPr>
            <w:r w:rsidRPr="002C4E8C">
              <w:rPr>
                <w:rFonts w:ascii="Times New Roman" w:eastAsia="宋体" w:hAnsi="Times New Roman" w:cs="Times New Roman" w:hint="eastAsia"/>
                <w:szCs w:val="21"/>
                <w:rPrChange w:id="183" w:author="王同罕" w:date="2019-05-04T16:27:00Z">
                  <w:rPr>
                    <w:rFonts w:ascii="宋体" w:eastAsia="宋体" w:hAnsi="宋体" w:cs="微软雅黑" w:hint="eastAsia"/>
                    <w:sz w:val="24"/>
                    <w:szCs w:val="24"/>
                  </w:rPr>
                </w:rPrChange>
              </w:rPr>
              <w:t>表字段名称</w:t>
            </w:r>
          </w:p>
        </w:tc>
        <w:tc>
          <w:tcPr>
            <w:tcW w:w="1760" w:type="dxa"/>
          </w:tcPr>
          <w:p w14:paraId="15BF239B" w14:textId="77777777" w:rsidR="002717D3" w:rsidRPr="002C4E8C" w:rsidRDefault="00717273" w:rsidP="002717D3">
            <w:pPr>
              <w:jc w:val="center"/>
              <w:rPr>
                <w:rFonts w:ascii="Times New Roman" w:eastAsia="宋体" w:hAnsi="Times New Roman" w:cs="Times New Roman"/>
                <w:szCs w:val="21"/>
                <w:rPrChange w:id="184" w:author="王同罕" w:date="2019-05-04T16:27:00Z">
                  <w:rPr>
                    <w:rFonts w:ascii="宋体" w:eastAsia="宋体" w:hAnsi="宋体" w:cs="微软雅黑"/>
                    <w:sz w:val="24"/>
                    <w:szCs w:val="24"/>
                  </w:rPr>
                </w:rPrChange>
              </w:rPr>
            </w:pPr>
            <w:r w:rsidRPr="002C4E8C">
              <w:rPr>
                <w:rFonts w:ascii="Times New Roman" w:eastAsia="宋体" w:hAnsi="Times New Roman" w:cs="Times New Roman" w:hint="eastAsia"/>
                <w:szCs w:val="21"/>
                <w:rPrChange w:id="185" w:author="王同罕" w:date="2019-05-04T16:27:00Z">
                  <w:rPr>
                    <w:rFonts w:ascii="宋体" w:eastAsia="宋体" w:hAnsi="宋体" w:cs="微软雅黑" w:hint="eastAsia"/>
                    <w:sz w:val="24"/>
                    <w:szCs w:val="24"/>
                  </w:rPr>
                </w:rPrChange>
              </w:rPr>
              <w:t>字段类型</w:t>
            </w:r>
          </w:p>
        </w:tc>
        <w:tc>
          <w:tcPr>
            <w:tcW w:w="1878" w:type="dxa"/>
          </w:tcPr>
          <w:p w14:paraId="60C5A921" w14:textId="77777777" w:rsidR="002717D3" w:rsidRPr="002C4E8C" w:rsidRDefault="002717D3" w:rsidP="002717D3">
            <w:pPr>
              <w:jc w:val="center"/>
              <w:rPr>
                <w:rFonts w:ascii="Times New Roman" w:eastAsia="宋体" w:hAnsi="Times New Roman" w:cs="Times New Roman"/>
                <w:szCs w:val="21"/>
                <w:rPrChange w:id="186" w:author="王同罕" w:date="2019-05-04T16:27:00Z">
                  <w:rPr>
                    <w:rFonts w:ascii="宋体" w:eastAsia="宋体" w:hAnsi="宋体" w:cs="微软雅黑"/>
                    <w:sz w:val="24"/>
                    <w:szCs w:val="24"/>
                  </w:rPr>
                </w:rPrChange>
              </w:rPr>
            </w:pPr>
            <w:r w:rsidRPr="002C4E8C">
              <w:rPr>
                <w:rFonts w:ascii="Times New Roman" w:eastAsia="宋体" w:hAnsi="Times New Roman" w:cs="Times New Roman" w:hint="eastAsia"/>
                <w:szCs w:val="21"/>
                <w:rPrChange w:id="187" w:author="王同罕" w:date="2019-05-04T16:27:00Z">
                  <w:rPr>
                    <w:rFonts w:ascii="宋体" w:eastAsia="宋体" w:hAnsi="宋体" w:cs="微软雅黑" w:hint="eastAsia"/>
                    <w:sz w:val="24"/>
                    <w:szCs w:val="24"/>
                  </w:rPr>
                </w:rPrChange>
              </w:rPr>
              <w:t>键</w:t>
            </w:r>
          </w:p>
        </w:tc>
        <w:tc>
          <w:tcPr>
            <w:tcW w:w="2027" w:type="dxa"/>
            <w:hideMark/>
          </w:tcPr>
          <w:p w14:paraId="19F63D31" w14:textId="77777777" w:rsidR="002717D3" w:rsidRPr="002C4E8C" w:rsidRDefault="002717D3" w:rsidP="002717D3">
            <w:pPr>
              <w:jc w:val="center"/>
              <w:rPr>
                <w:rFonts w:ascii="Times New Roman" w:eastAsia="宋体" w:hAnsi="Times New Roman" w:cs="Times New Roman"/>
                <w:szCs w:val="21"/>
                <w:rPrChange w:id="188" w:author="王同罕" w:date="2019-05-04T16:27:00Z">
                  <w:rPr>
                    <w:rFonts w:ascii="宋体" w:eastAsia="宋体" w:hAnsi="宋体" w:cs="微软雅黑"/>
                    <w:sz w:val="24"/>
                    <w:szCs w:val="24"/>
                  </w:rPr>
                </w:rPrChange>
              </w:rPr>
            </w:pPr>
            <w:r w:rsidRPr="002C4E8C">
              <w:rPr>
                <w:rFonts w:ascii="Times New Roman" w:eastAsia="宋体" w:hAnsi="Times New Roman" w:cs="Times New Roman" w:hint="eastAsia"/>
                <w:szCs w:val="21"/>
                <w:rPrChange w:id="189" w:author="王同罕" w:date="2019-05-04T16:27:00Z">
                  <w:rPr>
                    <w:rFonts w:ascii="宋体" w:eastAsia="宋体" w:hAnsi="宋体" w:cs="微软雅黑" w:hint="eastAsia"/>
                    <w:sz w:val="24"/>
                    <w:szCs w:val="24"/>
                  </w:rPr>
                </w:rPrChange>
              </w:rPr>
              <w:t>备注</w:t>
            </w:r>
          </w:p>
        </w:tc>
      </w:tr>
      <w:tr w:rsidR="002717D3" w:rsidRPr="00821032" w14:paraId="334E0F1C" w14:textId="77777777" w:rsidTr="00853D6F">
        <w:trPr>
          <w:trHeight w:val="322"/>
        </w:trPr>
        <w:tc>
          <w:tcPr>
            <w:tcW w:w="1346" w:type="dxa"/>
            <w:hideMark/>
          </w:tcPr>
          <w:p w14:paraId="1FBBA74A" w14:textId="77777777" w:rsidR="002717D3" w:rsidRPr="002C4E8C" w:rsidRDefault="002717D3" w:rsidP="002717D3">
            <w:pPr>
              <w:jc w:val="center"/>
              <w:rPr>
                <w:rFonts w:ascii="Times New Roman" w:eastAsia="宋体" w:hAnsi="Times New Roman" w:cs="Times New Roman"/>
                <w:szCs w:val="21"/>
                <w:rPrChange w:id="190" w:author="王同罕" w:date="2019-05-04T16:27:00Z">
                  <w:rPr>
                    <w:rFonts w:ascii="宋体" w:eastAsia="宋体" w:hAnsi="宋体"/>
                    <w:sz w:val="24"/>
                    <w:szCs w:val="24"/>
                  </w:rPr>
                </w:rPrChange>
              </w:rPr>
            </w:pPr>
            <w:r w:rsidRPr="002C4E8C">
              <w:rPr>
                <w:rFonts w:ascii="Times New Roman" w:eastAsia="宋体" w:hAnsi="Times New Roman" w:cs="Times New Roman" w:hint="eastAsia"/>
                <w:szCs w:val="21"/>
                <w:rPrChange w:id="191" w:author="王同罕" w:date="2019-05-04T16:27:00Z">
                  <w:rPr>
                    <w:rFonts w:ascii="宋体" w:eastAsia="宋体" w:hAnsi="宋体" w:hint="eastAsia"/>
                    <w:sz w:val="24"/>
                    <w:szCs w:val="24"/>
                  </w:rPr>
                </w:rPrChange>
              </w:rPr>
              <w:t>唯一表示</w:t>
            </w:r>
            <w:r w:rsidRPr="002C4E8C">
              <w:rPr>
                <w:rFonts w:ascii="Times New Roman" w:eastAsia="宋体" w:hAnsi="Times New Roman" w:cs="Times New Roman"/>
                <w:szCs w:val="21"/>
                <w:rPrChange w:id="192" w:author="王同罕" w:date="2019-05-04T16:27:00Z">
                  <w:rPr>
                    <w:rFonts w:ascii="宋体" w:eastAsia="宋体" w:hAnsi="宋体"/>
                    <w:sz w:val="24"/>
                    <w:szCs w:val="24"/>
                  </w:rPr>
                </w:rPrChange>
              </w:rPr>
              <w:t>ID</w:t>
            </w:r>
          </w:p>
        </w:tc>
        <w:tc>
          <w:tcPr>
            <w:tcW w:w="1765" w:type="dxa"/>
            <w:hideMark/>
          </w:tcPr>
          <w:p w14:paraId="7D0D8132" w14:textId="77777777" w:rsidR="002717D3" w:rsidRPr="002C4E8C" w:rsidRDefault="002717D3" w:rsidP="002717D3">
            <w:pPr>
              <w:jc w:val="center"/>
              <w:rPr>
                <w:rFonts w:ascii="Times New Roman" w:eastAsia="宋体" w:hAnsi="Times New Roman" w:cs="Times New Roman"/>
                <w:szCs w:val="21"/>
                <w:rPrChange w:id="193"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194" w:author="王同罕" w:date="2019-05-04T16:27:00Z">
                  <w:rPr>
                    <w:rFonts w:ascii="宋体" w:eastAsia="宋体" w:hAnsi="宋体" w:cs="微软雅黑"/>
                    <w:sz w:val="24"/>
                    <w:szCs w:val="24"/>
                  </w:rPr>
                </w:rPrChange>
              </w:rPr>
              <w:t>u_id</w:t>
            </w:r>
          </w:p>
        </w:tc>
        <w:tc>
          <w:tcPr>
            <w:tcW w:w="1760" w:type="dxa"/>
          </w:tcPr>
          <w:p w14:paraId="0A2247AA" w14:textId="77777777" w:rsidR="002717D3" w:rsidRPr="002C4E8C" w:rsidRDefault="00661500" w:rsidP="002717D3">
            <w:pPr>
              <w:jc w:val="center"/>
              <w:rPr>
                <w:rFonts w:ascii="Times New Roman" w:eastAsia="宋体" w:hAnsi="Times New Roman" w:cs="Times New Roman"/>
                <w:szCs w:val="21"/>
                <w:rPrChange w:id="195"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196" w:author="王同罕" w:date="2019-05-04T16:27:00Z">
                  <w:rPr>
                    <w:rFonts w:ascii="宋体" w:eastAsia="宋体" w:hAnsi="宋体" w:cs="微软雅黑"/>
                    <w:sz w:val="24"/>
                    <w:szCs w:val="24"/>
                  </w:rPr>
                </w:rPrChange>
              </w:rPr>
              <w:t>n</w:t>
            </w:r>
            <w:r w:rsidR="002717D3" w:rsidRPr="002C4E8C">
              <w:rPr>
                <w:rFonts w:ascii="Times New Roman" w:eastAsia="宋体" w:hAnsi="Times New Roman" w:cs="Times New Roman"/>
                <w:szCs w:val="21"/>
                <w:rPrChange w:id="197" w:author="王同罕" w:date="2019-05-04T16:27:00Z">
                  <w:rPr>
                    <w:rFonts w:ascii="宋体" w:eastAsia="宋体" w:hAnsi="宋体" w:cs="微软雅黑"/>
                    <w:sz w:val="24"/>
                    <w:szCs w:val="24"/>
                  </w:rPr>
                </w:rPrChange>
              </w:rPr>
              <w:t>varchar2(32)</w:t>
            </w:r>
          </w:p>
        </w:tc>
        <w:tc>
          <w:tcPr>
            <w:tcW w:w="1878" w:type="dxa"/>
          </w:tcPr>
          <w:p w14:paraId="6023F8D5" w14:textId="77777777" w:rsidR="002717D3" w:rsidRPr="002C4E8C" w:rsidRDefault="00DB15FB" w:rsidP="002717D3">
            <w:pPr>
              <w:jc w:val="center"/>
              <w:rPr>
                <w:rFonts w:ascii="Times New Roman" w:eastAsia="宋体" w:hAnsi="Times New Roman" w:cs="Times New Roman"/>
                <w:szCs w:val="21"/>
                <w:rPrChange w:id="198" w:author="王同罕" w:date="2019-05-04T16:27:00Z">
                  <w:rPr>
                    <w:rFonts w:ascii="宋体" w:eastAsia="宋体" w:hAnsi="宋体" w:cs="微软雅黑"/>
                    <w:sz w:val="24"/>
                    <w:szCs w:val="24"/>
                  </w:rPr>
                </w:rPrChange>
              </w:rPr>
            </w:pPr>
            <w:r w:rsidRPr="002C4E8C">
              <w:rPr>
                <w:rFonts w:ascii="Times New Roman" w:eastAsia="宋体" w:hAnsi="Times New Roman" w:cs="Times New Roman" w:hint="eastAsia"/>
                <w:szCs w:val="21"/>
                <w:rPrChange w:id="199" w:author="王同罕" w:date="2019-05-04T16:27:00Z">
                  <w:rPr>
                    <w:rFonts w:ascii="宋体" w:eastAsia="宋体" w:hAnsi="宋体" w:cs="微软雅黑" w:hint="eastAsia"/>
                    <w:sz w:val="24"/>
                    <w:szCs w:val="24"/>
                  </w:rPr>
                </w:rPrChange>
              </w:rPr>
              <w:t>主键</w:t>
            </w:r>
          </w:p>
        </w:tc>
        <w:tc>
          <w:tcPr>
            <w:tcW w:w="2027" w:type="dxa"/>
            <w:hideMark/>
          </w:tcPr>
          <w:p w14:paraId="5F0DE66F" w14:textId="77777777" w:rsidR="002717D3" w:rsidRPr="002C4E8C" w:rsidRDefault="002717D3" w:rsidP="002717D3">
            <w:pPr>
              <w:jc w:val="center"/>
              <w:rPr>
                <w:rFonts w:ascii="Times New Roman" w:eastAsia="宋体" w:hAnsi="Times New Roman" w:cs="Times New Roman"/>
                <w:szCs w:val="21"/>
                <w:rPrChange w:id="200" w:author="王同罕" w:date="2019-05-04T16:27:00Z">
                  <w:rPr>
                    <w:rFonts w:ascii="宋体" w:eastAsia="宋体" w:hAnsi="宋体" w:cs="微软雅黑"/>
                    <w:sz w:val="24"/>
                    <w:szCs w:val="24"/>
                  </w:rPr>
                </w:rPrChange>
              </w:rPr>
            </w:pPr>
            <w:r w:rsidRPr="002C4E8C">
              <w:rPr>
                <w:rFonts w:ascii="Times New Roman" w:eastAsia="宋体" w:hAnsi="Times New Roman" w:cs="Times New Roman" w:hint="eastAsia"/>
                <w:szCs w:val="21"/>
                <w:rPrChange w:id="201" w:author="王同罕" w:date="2019-05-04T16:27:00Z">
                  <w:rPr>
                    <w:rFonts w:ascii="宋体" w:eastAsia="宋体" w:hAnsi="宋体" w:cs="微软雅黑" w:hint="eastAsia"/>
                    <w:sz w:val="24"/>
                    <w:szCs w:val="24"/>
                  </w:rPr>
                </w:rPrChange>
              </w:rPr>
              <w:t>使用</w:t>
            </w:r>
            <w:r w:rsidRPr="002C4E8C">
              <w:rPr>
                <w:rFonts w:ascii="Times New Roman" w:eastAsia="宋体" w:hAnsi="Times New Roman" w:cs="Times New Roman"/>
                <w:szCs w:val="21"/>
                <w:rPrChange w:id="202" w:author="王同罕" w:date="2019-05-04T16:27:00Z">
                  <w:rPr>
                    <w:rFonts w:ascii="宋体" w:eastAsia="宋体" w:hAnsi="宋体" w:cs="微软雅黑"/>
                    <w:sz w:val="24"/>
                    <w:szCs w:val="24"/>
                  </w:rPr>
                </w:rPrChange>
              </w:rPr>
              <w:t>UUID</w:t>
            </w:r>
            <w:r w:rsidRPr="002C4E8C">
              <w:rPr>
                <w:rFonts w:ascii="Times New Roman" w:eastAsia="宋体" w:hAnsi="Times New Roman" w:cs="Times New Roman" w:hint="eastAsia"/>
                <w:szCs w:val="21"/>
                <w:rPrChange w:id="203" w:author="王同罕" w:date="2019-05-04T16:27:00Z">
                  <w:rPr>
                    <w:rFonts w:ascii="宋体" w:eastAsia="宋体" w:hAnsi="宋体" w:cs="微软雅黑" w:hint="eastAsia"/>
                    <w:sz w:val="24"/>
                    <w:szCs w:val="24"/>
                  </w:rPr>
                </w:rPrChange>
              </w:rPr>
              <w:t>获取</w:t>
            </w:r>
          </w:p>
        </w:tc>
      </w:tr>
      <w:tr w:rsidR="002717D3" w:rsidRPr="00821032" w14:paraId="11DFBC02" w14:textId="77777777" w:rsidTr="00853D6F">
        <w:trPr>
          <w:trHeight w:val="308"/>
        </w:trPr>
        <w:tc>
          <w:tcPr>
            <w:tcW w:w="1346" w:type="dxa"/>
            <w:hideMark/>
          </w:tcPr>
          <w:p w14:paraId="54A67665" w14:textId="77777777" w:rsidR="002717D3" w:rsidRPr="002C4E8C" w:rsidRDefault="002717D3" w:rsidP="002717D3">
            <w:pPr>
              <w:jc w:val="center"/>
              <w:rPr>
                <w:rFonts w:ascii="Times New Roman" w:eastAsia="宋体" w:hAnsi="Times New Roman" w:cs="Times New Roman"/>
                <w:szCs w:val="21"/>
                <w:rPrChange w:id="204" w:author="王同罕" w:date="2019-05-04T16:27:00Z">
                  <w:rPr>
                    <w:rFonts w:ascii="宋体" w:eastAsia="宋体" w:hAnsi="宋体"/>
                    <w:sz w:val="24"/>
                    <w:szCs w:val="24"/>
                  </w:rPr>
                </w:rPrChange>
              </w:rPr>
            </w:pPr>
            <w:r w:rsidRPr="002C4E8C">
              <w:rPr>
                <w:rFonts w:ascii="Times New Roman" w:eastAsia="宋体" w:hAnsi="Times New Roman" w:cs="Times New Roman" w:hint="eastAsia"/>
                <w:szCs w:val="21"/>
                <w:rPrChange w:id="205" w:author="王同罕" w:date="2019-05-04T16:27:00Z">
                  <w:rPr>
                    <w:rFonts w:ascii="宋体" w:eastAsia="宋体" w:hAnsi="宋体" w:hint="eastAsia"/>
                    <w:sz w:val="24"/>
                    <w:szCs w:val="24"/>
                  </w:rPr>
                </w:rPrChange>
              </w:rPr>
              <w:t>邮箱</w:t>
            </w:r>
          </w:p>
        </w:tc>
        <w:tc>
          <w:tcPr>
            <w:tcW w:w="1765" w:type="dxa"/>
            <w:hideMark/>
          </w:tcPr>
          <w:p w14:paraId="1118D6A3" w14:textId="77777777" w:rsidR="002717D3" w:rsidRPr="002C4E8C" w:rsidRDefault="002717D3" w:rsidP="002717D3">
            <w:pPr>
              <w:jc w:val="center"/>
              <w:rPr>
                <w:rFonts w:ascii="Times New Roman" w:eastAsia="宋体" w:hAnsi="Times New Roman" w:cs="Times New Roman"/>
                <w:szCs w:val="21"/>
                <w:rPrChange w:id="206"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07" w:author="王同罕" w:date="2019-05-04T16:27:00Z">
                  <w:rPr>
                    <w:rFonts w:ascii="宋体" w:eastAsia="宋体" w:hAnsi="宋体" w:cs="微软雅黑"/>
                    <w:sz w:val="24"/>
                    <w:szCs w:val="24"/>
                  </w:rPr>
                </w:rPrChange>
              </w:rPr>
              <w:t>email</w:t>
            </w:r>
          </w:p>
        </w:tc>
        <w:tc>
          <w:tcPr>
            <w:tcW w:w="1760" w:type="dxa"/>
          </w:tcPr>
          <w:p w14:paraId="00EEEBCF" w14:textId="77777777" w:rsidR="002717D3" w:rsidRPr="002C4E8C" w:rsidRDefault="002717D3" w:rsidP="002717D3">
            <w:pPr>
              <w:jc w:val="center"/>
              <w:rPr>
                <w:rFonts w:ascii="Times New Roman" w:eastAsia="宋体" w:hAnsi="Times New Roman" w:cs="Times New Roman"/>
                <w:szCs w:val="21"/>
                <w:rPrChange w:id="208"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09" w:author="王同罕" w:date="2019-05-04T16:27:00Z">
                  <w:rPr>
                    <w:rFonts w:ascii="宋体" w:eastAsia="宋体" w:hAnsi="宋体" w:cs="微软雅黑"/>
                    <w:sz w:val="24"/>
                    <w:szCs w:val="24"/>
                  </w:rPr>
                </w:rPrChange>
              </w:rPr>
              <w:t>nvarchar2(20)</w:t>
            </w:r>
          </w:p>
        </w:tc>
        <w:tc>
          <w:tcPr>
            <w:tcW w:w="1878" w:type="dxa"/>
          </w:tcPr>
          <w:p w14:paraId="68D90757" w14:textId="77777777" w:rsidR="002717D3" w:rsidRPr="002C4E8C" w:rsidRDefault="002717D3" w:rsidP="002717D3">
            <w:pPr>
              <w:jc w:val="center"/>
              <w:rPr>
                <w:rFonts w:ascii="Times New Roman" w:eastAsia="宋体" w:hAnsi="Times New Roman" w:cs="Times New Roman"/>
                <w:szCs w:val="21"/>
                <w:rPrChange w:id="210" w:author="王同罕" w:date="2019-05-04T16:27:00Z">
                  <w:rPr>
                    <w:rFonts w:ascii="宋体" w:eastAsia="宋体" w:hAnsi="宋体" w:cs="微软雅黑"/>
                    <w:sz w:val="24"/>
                    <w:szCs w:val="24"/>
                  </w:rPr>
                </w:rPrChange>
              </w:rPr>
            </w:pPr>
          </w:p>
        </w:tc>
        <w:tc>
          <w:tcPr>
            <w:tcW w:w="2027" w:type="dxa"/>
            <w:hideMark/>
          </w:tcPr>
          <w:p w14:paraId="68FB75B6" w14:textId="77777777" w:rsidR="002717D3" w:rsidRPr="002C4E8C" w:rsidRDefault="002717D3" w:rsidP="002717D3">
            <w:pPr>
              <w:jc w:val="center"/>
              <w:rPr>
                <w:rFonts w:ascii="Times New Roman" w:eastAsia="宋体" w:hAnsi="Times New Roman" w:cs="Times New Roman"/>
                <w:szCs w:val="21"/>
                <w:rPrChange w:id="211" w:author="王同罕" w:date="2019-05-04T16:27:00Z">
                  <w:rPr>
                    <w:rFonts w:ascii="宋体" w:eastAsia="宋体" w:hAnsi="宋体" w:cs="微软雅黑"/>
                    <w:sz w:val="24"/>
                    <w:szCs w:val="24"/>
                  </w:rPr>
                </w:rPrChange>
              </w:rPr>
            </w:pPr>
            <w:r w:rsidRPr="002C4E8C">
              <w:rPr>
                <w:rFonts w:ascii="Times New Roman" w:eastAsia="宋体" w:hAnsi="Times New Roman" w:cs="Times New Roman" w:hint="eastAsia"/>
                <w:szCs w:val="21"/>
                <w:rPrChange w:id="212" w:author="王同罕" w:date="2019-05-04T16:27:00Z">
                  <w:rPr>
                    <w:rFonts w:ascii="宋体" w:eastAsia="宋体" w:hAnsi="宋体" w:cs="微软雅黑" w:hint="eastAsia"/>
                    <w:sz w:val="24"/>
                    <w:szCs w:val="24"/>
                  </w:rPr>
                </w:rPrChange>
              </w:rPr>
              <w:t>登录账户</w:t>
            </w:r>
            <w:r w:rsidRPr="002C4E8C">
              <w:rPr>
                <w:rFonts w:ascii="Times New Roman" w:eastAsia="宋体" w:hAnsi="Times New Roman" w:cs="Times New Roman"/>
                <w:szCs w:val="21"/>
                <w:rPrChange w:id="213" w:author="王同罕" w:date="2019-05-04T16:27:00Z">
                  <w:rPr>
                    <w:rFonts w:ascii="宋体" w:eastAsia="宋体" w:hAnsi="宋体" w:cs="微软雅黑"/>
                    <w:sz w:val="24"/>
                    <w:szCs w:val="24"/>
                  </w:rPr>
                </w:rPrChange>
              </w:rPr>
              <w:t>(</w:t>
            </w:r>
            <w:r w:rsidRPr="002C4E8C">
              <w:rPr>
                <w:rFonts w:ascii="Times New Roman" w:eastAsia="宋体" w:hAnsi="Times New Roman" w:cs="Times New Roman" w:hint="eastAsia"/>
                <w:szCs w:val="21"/>
                <w:rPrChange w:id="214" w:author="王同罕" w:date="2019-05-04T16:27:00Z">
                  <w:rPr>
                    <w:rFonts w:ascii="宋体" w:eastAsia="宋体" w:hAnsi="宋体" w:cs="微软雅黑" w:hint="eastAsia"/>
                    <w:sz w:val="24"/>
                    <w:szCs w:val="24"/>
                  </w:rPr>
                </w:rPrChange>
              </w:rPr>
              <w:t>唯一的</w:t>
            </w:r>
            <w:r w:rsidRPr="002C4E8C">
              <w:rPr>
                <w:rFonts w:ascii="Times New Roman" w:eastAsia="宋体" w:hAnsi="Times New Roman" w:cs="Times New Roman"/>
                <w:szCs w:val="21"/>
                <w:rPrChange w:id="215" w:author="王同罕" w:date="2019-05-04T16:27:00Z">
                  <w:rPr>
                    <w:rFonts w:ascii="宋体" w:eastAsia="宋体" w:hAnsi="宋体" w:cs="微软雅黑"/>
                    <w:sz w:val="24"/>
                    <w:szCs w:val="24"/>
                  </w:rPr>
                </w:rPrChange>
              </w:rPr>
              <w:t>)</w:t>
            </w:r>
          </w:p>
        </w:tc>
      </w:tr>
      <w:tr w:rsidR="002717D3" w:rsidRPr="00821032" w14:paraId="08FCC7EF" w14:textId="77777777" w:rsidTr="00853D6F">
        <w:trPr>
          <w:trHeight w:val="296"/>
        </w:trPr>
        <w:tc>
          <w:tcPr>
            <w:tcW w:w="1346" w:type="dxa"/>
            <w:hideMark/>
          </w:tcPr>
          <w:p w14:paraId="4F3C59FD" w14:textId="77777777" w:rsidR="002717D3" w:rsidRPr="002C4E8C" w:rsidRDefault="002717D3" w:rsidP="002717D3">
            <w:pPr>
              <w:jc w:val="center"/>
              <w:rPr>
                <w:rFonts w:ascii="Times New Roman" w:eastAsia="宋体" w:hAnsi="Times New Roman" w:cs="Times New Roman"/>
                <w:szCs w:val="21"/>
                <w:rPrChange w:id="216" w:author="王同罕" w:date="2019-05-04T16:27:00Z">
                  <w:rPr>
                    <w:rFonts w:ascii="宋体" w:eastAsia="宋体" w:hAnsi="宋体"/>
                    <w:sz w:val="24"/>
                    <w:szCs w:val="24"/>
                  </w:rPr>
                </w:rPrChange>
              </w:rPr>
            </w:pPr>
            <w:r w:rsidRPr="002C4E8C">
              <w:rPr>
                <w:rFonts w:ascii="Times New Roman" w:eastAsia="宋体" w:hAnsi="Times New Roman" w:cs="Times New Roman" w:hint="eastAsia"/>
                <w:szCs w:val="21"/>
                <w:rPrChange w:id="217" w:author="王同罕" w:date="2019-05-04T16:27:00Z">
                  <w:rPr>
                    <w:rFonts w:ascii="宋体" w:eastAsia="宋体" w:hAnsi="宋体" w:hint="eastAsia"/>
                    <w:sz w:val="24"/>
                    <w:szCs w:val="24"/>
                  </w:rPr>
                </w:rPrChange>
              </w:rPr>
              <w:t>密码</w:t>
            </w:r>
          </w:p>
        </w:tc>
        <w:tc>
          <w:tcPr>
            <w:tcW w:w="1765" w:type="dxa"/>
            <w:hideMark/>
          </w:tcPr>
          <w:p w14:paraId="595520C4" w14:textId="77777777" w:rsidR="002717D3" w:rsidRPr="002C4E8C" w:rsidRDefault="002717D3" w:rsidP="002717D3">
            <w:pPr>
              <w:jc w:val="center"/>
              <w:rPr>
                <w:rFonts w:ascii="Times New Roman" w:eastAsia="宋体" w:hAnsi="Times New Roman" w:cs="Times New Roman"/>
                <w:szCs w:val="21"/>
                <w:rPrChange w:id="218"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19" w:author="王同罕" w:date="2019-05-04T16:27:00Z">
                  <w:rPr>
                    <w:rFonts w:ascii="宋体" w:eastAsia="宋体" w:hAnsi="宋体" w:cs="微软雅黑"/>
                    <w:sz w:val="24"/>
                    <w:szCs w:val="24"/>
                  </w:rPr>
                </w:rPrChange>
              </w:rPr>
              <w:t>upwd</w:t>
            </w:r>
          </w:p>
        </w:tc>
        <w:tc>
          <w:tcPr>
            <w:tcW w:w="1760" w:type="dxa"/>
          </w:tcPr>
          <w:p w14:paraId="31D6E196" w14:textId="77777777" w:rsidR="002717D3" w:rsidRPr="002C4E8C" w:rsidRDefault="002717D3" w:rsidP="002717D3">
            <w:pPr>
              <w:tabs>
                <w:tab w:val="left" w:pos="815"/>
              </w:tabs>
              <w:jc w:val="center"/>
              <w:rPr>
                <w:rFonts w:ascii="Times New Roman" w:eastAsia="宋体" w:hAnsi="Times New Roman" w:cs="Times New Roman"/>
                <w:szCs w:val="21"/>
                <w:rPrChange w:id="220"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21" w:author="王同罕" w:date="2019-05-04T16:27:00Z">
                  <w:rPr>
                    <w:rFonts w:ascii="宋体" w:eastAsia="宋体" w:hAnsi="宋体" w:cs="微软雅黑"/>
                    <w:sz w:val="24"/>
                    <w:szCs w:val="24"/>
                  </w:rPr>
                </w:rPrChange>
              </w:rPr>
              <w:t>nvarchar2(32)</w:t>
            </w:r>
          </w:p>
        </w:tc>
        <w:tc>
          <w:tcPr>
            <w:tcW w:w="1878" w:type="dxa"/>
          </w:tcPr>
          <w:p w14:paraId="1B98FDED" w14:textId="77777777" w:rsidR="002717D3" w:rsidRPr="002C4E8C" w:rsidRDefault="002717D3" w:rsidP="002717D3">
            <w:pPr>
              <w:tabs>
                <w:tab w:val="left" w:pos="815"/>
              </w:tabs>
              <w:jc w:val="center"/>
              <w:rPr>
                <w:rFonts w:ascii="Times New Roman" w:eastAsia="宋体" w:hAnsi="Times New Roman" w:cs="Times New Roman"/>
                <w:szCs w:val="21"/>
                <w:rPrChange w:id="222" w:author="王同罕" w:date="2019-05-04T16:27:00Z">
                  <w:rPr>
                    <w:rFonts w:ascii="宋体" w:eastAsia="宋体" w:hAnsi="宋体" w:cs="微软雅黑"/>
                    <w:sz w:val="24"/>
                    <w:szCs w:val="24"/>
                  </w:rPr>
                </w:rPrChange>
              </w:rPr>
            </w:pPr>
          </w:p>
        </w:tc>
        <w:tc>
          <w:tcPr>
            <w:tcW w:w="2027" w:type="dxa"/>
            <w:hideMark/>
          </w:tcPr>
          <w:p w14:paraId="57523D0C" w14:textId="77777777" w:rsidR="002717D3" w:rsidRPr="002C4E8C" w:rsidRDefault="002717D3" w:rsidP="002717D3">
            <w:pPr>
              <w:jc w:val="center"/>
              <w:rPr>
                <w:rFonts w:ascii="Times New Roman" w:eastAsia="宋体" w:hAnsi="Times New Roman" w:cs="Times New Roman"/>
                <w:szCs w:val="21"/>
                <w:rPrChange w:id="223" w:author="王同罕" w:date="2019-05-04T16:27:00Z">
                  <w:rPr>
                    <w:rFonts w:ascii="宋体" w:eastAsia="宋体" w:hAnsi="宋体" w:cs="微软雅黑"/>
                    <w:sz w:val="24"/>
                    <w:szCs w:val="24"/>
                  </w:rPr>
                </w:rPrChange>
              </w:rPr>
            </w:pPr>
            <w:r w:rsidRPr="002C4E8C">
              <w:rPr>
                <w:rFonts w:ascii="Times New Roman" w:eastAsia="宋体" w:hAnsi="Times New Roman" w:cs="Times New Roman" w:hint="eastAsia"/>
                <w:szCs w:val="21"/>
                <w:rPrChange w:id="224" w:author="王同罕" w:date="2019-05-04T16:27:00Z">
                  <w:rPr>
                    <w:rFonts w:ascii="宋体" w:eastAsia="宋体" w:hAnsi="宋体" w:cs="微软雅黑" w:hint="eastAsia"/>
                    <w:sz w:val="24"/>
                    <w:szCs w:val="24"/>
                  </w:rPr>
                </w:rPrChange>
              </w:rPr>
              <w:t>可用</w:t>
            </w:r>
            <w:r w:rsidRPr="002C4E8C">
              <w:rPr>
                <w:rFonts w:ascii="Times New Roman" w:eastAsia="宋体" w:hAnsi="Times New Roman" w:cs="Times New Roman"/>
                <w:szCs w:val="21"/>
                <w:rPrChange w:id="225" w:author="王同罕" w:date="2019-05-04T16:27:00Z">
                  <w:rPr>
                    <w:rFonts w:ascii="宋体" w:eastAsia="宋体" w:hAnsi="宋体" w:cs="微软雅黑"/>
                    <w:sz w:val="24"/>
                    <w:szCs w:val="24"/>
                  </w:rPr>
                </w:rPrChange>
              </w:rPr>
              <w:t>Md5</w:t>
            </w:r>
            <w:r w:rsidRPr="002C4E8C">
              <w:rPr>
                <w:rFonts w:ascii="Times New Roman" w:eastAsia="宋体" w:hAnsi="Times New Roman" w:cs="Times New Roman" w:hint="eastAsia"/>
                <w:szCs w:val="21"/>
                <w:rPrChange w:id="226" w:author="王同罕" w:date="2019-05-04T16:27:00Z">
                  <w:rPr>
                    <w:rFonts w:ascii="宋体" w:eastAsia="宋体" w:hAnsi="宋体" w:cs="微软雅黑" w:hint="eastAsia"/>
                    <w:sz w:val="24"/>
                    <w:szCs w:val="24"/>
                  </w:rPr>
                </w:rPrChange>
              </w:rPr>
              <w:t>加密</w:t>
            </w:r>
          </w:p>
        </w:tc>
      </w:tr>
      <w:tr w:rsidR="002717D3" w:rsidRPr="00821032" w14:paraId="1B84A510" w14:textId="77777777" w:rsidTr="00853D6F">
        <w:trPr>
          <w:trHeight w:val="308"/>
        </w:trPr>
        <w:tc>
          <w:tcPr>
            <w:tcW w:w="1346" w:type="dxa"/>
            <w:hideMark/>
          </w:tcPr>
          <w:p w14:paraId="648ED5BE" w14:textId="77777777" w:rsidR="002717D3" w:rsidRPr="002C4E8C" w:rsidRDefault="002717D3" w:rsidP="002717D3">
            <w:pPr>
              <w:jc w:val="center"/>
              <w:rPr>
                <w:rFonts w:ascii="Times New Roman" w:eastAsia="宋体" w:hAnsi="Times New Roman" w:cs="Times New Roman"/>
                <w:szCs w:val="21"/>
                <w:rPrChange w:id="227" w:author="王同罕" w:date="2019-05-04T16:27:00Z">
                  <w:rPr>
                    <w:rFonts w:ascii="宋体" w:eastAsia="宋体" w:hAnsi="宋体"/>
                    <w:sz w:val="24"/>
                    <w:szCs w:val="24"/>
                  </w:rPr>
                </w:rPrChange>
              </w:rPr>
            </w:pPr>
            <w:r w:rsidRPr="002C4E8C">
              <w:rPr>
                <w:rFonts w:ascii="Times New Roman" w:eastAsia="宋体" w:hAnsi="Times New Roman" w:cs="Times New Roman" w:hint="eastAsia"/>
                <w:szCs w:val="21"/>
                <w:rPrChange w:id="228" w:author="王同罕" w:date="2019-05-04T16:27:00Z">
                  <w:rPr>
                    <w:rFonts w:ascii="宋体" w:eastAsia="宋体" w:hAnsi="宋体" w:hint="eastAsia"/>
                    <w:sz w:val="24"/>
                    <w:szCs w:val="24"/>
                  </w:rPr>
                </w:rPrChange>
              </w:rPr>
              <w:t>昵称</w:t>
            </w:r>
          </w:p>
        </w:tc>
        <w:tc>
          <w:tcPr>
            <w:tcW w:w="1765" w:type="dxa"/>
            <w:hideMark/>
          </w:tcPr>
          <w:p w14:paraId="56AAC385" w14:textId="77777777" w:rsidR="002717D3" w:rsidRPr="002C4E8C" w:rsidRDefault="002717D3" w:rsidP="002717D3">
            <w:pPr>
              <w:jc w:val="center"/>
              <w:rPr>
                <w:rFonts w:ascii="Times New Roman" w:eastAsia="宋体" w:hAnsi="Times New Roman" w:cs="Times New Roman"/>
                <w:szCs w:val="21"/>
                <w:rPrChange w:id="229"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30" w:author="王同罕" w:date="2019-05-04T16:27:00Z">
                  <w:rPr>
                    <w:rFonts w:ascii="宋体" w:eastAsia="宋体" w:hAnsi="宋体" w:cs="微软雅黑"/>
                    <w:sz w:val="24"/>
                    <w:szCs w:val="24"/>
                  </w:rPr>
                </w:rPrChange>
              </w:rPr>
              <w:t>username</w:t>
            </w:r>
          </w:p>
        </w:tc>
        <w:tc>
          <w:tcPr>
            <w:tcW w:w="1760" w:type="dxa"/>
          </w:tcPr>
          <w:p w14:paraId="701BBBED" w14:textId="77777777" w:rsidR="002717D3" w:rsidRPr="002C4E8C" w:rsidRDefault="002717D3" w:rsidP="002717D3">
            <w:pPr>
              <w:jc w:val="center"/>
              <w:rPr>
                <w:rFonts w:ascii="Times New Roman" w:eastAsia="宋体" w:hAnsi="Times New Roman" w:cs="Times New Roman"/>
                <w:szCs w:val="21"/>
                <w:rPrChange w:id="231"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32" w:author="王同罕" w:date="2019-05-04T16:27:00Z">
                  <w:rPr>
                    <w:rFonts w:ascii="宋体" w:eastAsia="宋体" w:hAnsi="宋体" w:cs="微软雅黑"/>
                    <w:sz w:val="24"/>
                    <w:szCs w:val="24"/>
                  </w:rPr>
                </w:rPrChange>
              </w:rPr>
              <w:t>nvarchar2(20)</w:t>
            </w:r>
          </w:p>
        </w:tc>
        <w:tc>
          <w:tcPr>
            <w:tcW w:w="1878" w:type="dxa"/>
          </w:tcPr>
          <w:p w14:paraId="7305618A" w14:textId="77777777" w:rsidR="002717D3" w:rsidRPr="002C4E8C" w:rsidRDefault="002717D3" w:rsidP="002717D3">
            <w:pPr>
              <w:jc w:val="center"/>
              <w:rPr>
                <w:rFonts w:ascii="Times New Roman" w:eastAsia="宋体" w:hAnsi="Times New Roman" w:cs="Times New Roman"/>
                <w:szCs w:val="21"/>
                <w:rPrChange w:id="233" w:author="王同罕" w:date="2019-05-04T16:27:00Z">
                  <w:rPr>
                    <w:rFonts w:ascii="宋体" w:eastAsia="宋体" w:hAnsi="宋体" w:cs="微软雅黑"/>
                    <w:sz w:val="24"/>
                    <w:szCs w:val="24"/>
                  </w:rPr>
                </w:rPrChange>
              </w:rPr>
            </w:pPr>
          </w:p>
        </w:tc>
        <w:tc>
          <w:tcPr>
            <w:tcW w:w="2027" w:type="dxa"/>
            <w:hideMark/>
          </w:tcPr>
          <w:p w14:paraId="307BE172" w14:textId="77777777" w:rsidR="002717D3" w:rsidRPr="002C4E8C" w:rsidRDefault="002717D3" w:rsidP="002717D3">
            <w:pPr>
              <w:jc w:val="center"/>
              <w:rPr>
                <w:rFonts w:ascii="Times New Roman" w:eastAsia="宋体" w:hAnsi="Times New Roman" w:cs="Times New Roman"/>
                <w:szCs w:val="21"/>
                <w:rPrChange w:id="234" w:author="王同罕" w:date="2019-05-04T16:27:00Z">
                  <w:rPr>
                    <w:rFonts w:ascii="宋体" w:eastAsia="宋体" w:hAnsi="宋体" w:cs="微软雅黑"/>
                    <w:sz w:val="24"/>
                    <w:szCs w:val="24"/>
                  </w:rPr>
                </w:rPrChange>
              </w:rPr>
            </w:pPr>
            <w:r w:rsidRPr="002C4E8C">
              <w:rPr>
                <w:rFonts w:ascii="Times New Roman" w:eastAsia="宋体" w:hAnsi="Times New Roman" w:cs="Times New Roman" w:hint="eastAsia"/>
                <w:szCs w:val="21"/>
                <w:rPrChange w:id="235" w:author="王同罕" w:date="2019-05-04T16:27:00Z">
                  <w:rPr>
                    <w:rFonts w:ascii="宋体" w:eastAsia="宋体" w:hAnsi="宋体" w:cs="微软雅黑" w:hint="eastAsia"/>
                    <w:sz w:val="24"/>
                    <w:szCs w:val="24"/>
                  </w:rPr>
                </w:rPrChange>
              </w:rPr>
              <w:t>网名</w:t>
            </w:r>
          </w:p>
        </w:tc>
      </w:tr>
      <w:tr w:rsidR="002717D3" w:rsidRPr="00821032" w14:paraId="49B99BC4" w14:textId="77777777" w:rsidTr="00853D6F">
        <w:trPr>
          <w:trHeight w:val="308"/>
        </w:trPr>
        <w:tc>
          <w:tcPr>
            <w:tcW w:w="1346" w:type="dxa"/>
            <w:hideMark/>
          </w:tcPr>
          <w:p w14:paraId="4ABD17B3" w14:textId="77777777" w:rsidR="002717D3" w:rsidRPr="002C4E8C" w:rsidRDefault="002717D3" w:rsidP="002717D3">
            <w:pPr>
              <w:jc w:val="center"/>
              <w:rPr>
                <w:rFonts w:ascii="Times New Roman" w:eastAsia="宋体" w:hAnsi="Times New Roman" w:cs="Times New Roman"/>
                <w:szCs w:val="21"/>
                <w:rPrChange w:id="236" w:author="王同罕" w:date="2019-05-04T16:27:00Z">
                  <w:rPr>
                    <w:rFonts w:ascii="宋体" w:eastAsia="宋体" w:hAnsi="宋体"/>
                    <w:sz w:val="24"/>
                    <w:szCs w:val="24"/>
                  </w:rPr>
                </w:rPrChange>
              </w:rPr>
            </w:pPr>
            <w:r w:rsidRPr="002C4E8C">
              <w:rPr>
                <w:rFonts w:ascii="Times New Roman" w:eastAsia="宋体" w:hAnsi="Times New Roman" w:cs="Times New Roman" w:hint="eastAsia"/>
                <w:szCs w:val="21"/>
                <w:rPrChange w:id="237" w:author="王同罕" w:date="2019-05-04T16:27:00Z">
                  <w:rPr>
                    <w:rFonts w:ascii="宋体" w:eastAsia="宋体" w:hAnsi="宋体" w:hint="eastAsia"/>
                    <w:sz w:val="24"/>
                    <w:szCs w:val="24"/>
                  </w:rPr>
                </w:rPrChange>
              </w:rPr>
              <w:t>城市</w:t>
            </w:r>
          </w:p>
        </w:tc>
        <w:tc>
          <w:tcPr>
            <w:tcW w:w="1765" w:type="dxa"/>
            <w:hideMark/>
          </w:tcPr>
          <w:p w14:paraId="53431368" w14:textId="77777777" w:rsidR="002717D3" w:rsidRPr="002C4E8C" w:rsidRDefault="002717D3" w:rsidP="002717D3">
            <w:pPr>
              <w:jc w:val="center"/>
              <w:rPr>
                <w:rFonts w:ascii="Times New Roman" w:eastAsia="宋体" w:hAnsi="Times New Roman" w:cs="Times New Roman"/>
                <w:szCs w:val="21"/>
                <w:rPrChange w:id="238"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39" w:author="王同罕" w:date="2019-05-04T16:27:00Z">
                  <w:rPr>
                    <w:rFonts w:ascii="宋体" w:eastAsia="宋体" w:hAnsi="宋体" w:cs="微软雅黑"/>
                    <w:sz w:val="24"/>
                    <w:szCs w:val="24"/>
                  </w:rPr>
                </w:rPrChange>
              </w:rPr>
              <w:t>city</w:t>
            </w:r>
          </w:p>
        </w:tc>
        <w:tc>
          <w:tcPr>
            <w:tcW w:w="1760" w:type="dxa"/>
          </w:tcPr>
          <w:p w14:paraId="4F4C4D67" w14:textId="77777777" w:rsidR="002717D3" w:rsidRPr="002C4E8C" w:rsidRDefault="002717D3" w:rsidP="002717D3">
            <w:pPr>
              <w:jc w:val="center"/>
              <w:rPr>
                <w:rFonts w:ascii="Times New Roman" w:eastAsia="宋体" w:hAnsi="Times New Roman" w:cs="Times New Roman"/>
                <w:szCs w:val="21"/>
                <w:rPrChange w:id="240"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41" w:author="王同罕" w:date="2019-05-04T16:27:00Z">
                  <w:rPr>
                    <w:rFonts w:ascii="宋体" w:eastAsia="宋体" w:hAnsi="宋体" w:cs="微软雅黑"/>
                    <w:sz w:val="24"/>
                    <w:szCs w:val="24"/>
                  </w:rPr>
                </w:rPrChange>
              </w:rPr>
              <w:t>nvarchar2(20)</w:t>
            </w:r>
          </w:p>
        </w:tc>
        <w:tc>
          <w:tcPr>
            <w:tcW w:w="1878" w:type="dxa"/>
          </w:tcPr>
          <w:p w14:paraId="3D425357" w14:textId="77777777" w:rsidR="002717D3" w:rsidRPr="002C4E8C" w:rsidRDefault="002717D3" w:rsidP="002717D3">
            <w:pPr>
              <w:jc w:val="center"/>
              <w:rPr>
                <w:rFonts w:ascii="Times New Roman" w:eastAsia="宋体" w:hAnsi="Times New Roman" w:cs="Times New Roman"/>
                <w:szCs w:val="21"/>
                <w:rPrChange w:id="242" w:author="王同罕" w:date="2019-05-04T16:27:00Z">
                  <w:rPr>
                    <w:rFonts w:ascii="宋体" w:eastAsia="宋体" w:hAnsi="宋体" w:cs="微软雅黑"/>
                    <w:sz w:val="24"/>
                    <w:szCs w:val="24"/>
                  </w:rPr>
                </w:rPrChange>
              </w:rPr>
            </w:pPr>
          </w:p>
        </w:tc>
        <w:tc>
          <w:tcPr>
            <w:tcW w:w="2027" w:type="dxa"/>
            <w:hideMark/>
          </w:tcPr>
          <w:p w14:paraId="3484122A" w14:textId="77777777" w:rsidR="002717D3" w:rsidRPr="002C4E8C" w:rsidRDefault="002717D3" w:rsidP="002717D3">
            <w:pPr>
              <w:jc w:val="center"/>
              <w:rPr>
                <w:rFonts w:ascii="Times New Roman" w:eastAsia="宋体" w:hAnsi="Times New Roman" w:cs="Times New Roman"/>
                <w:szCs w:val="21"/>
                <w:rPrChange w:id="243" w:author="王同罕" w:date="2019-05-04T16:27:00Z">
                  <w:rPr>
                    <w:rFonts w:ascii="宋体" w:eastAsia="宋体" w:hAnsi="宋体" w:cs="微软雅黑"/>
                    <w:sz w:val="24"/>
                    <w:szCs w:val="24"/>
                  </w:rPr>
                </w:rPrChange>
              </w:rPr>
            </w:pPr>
            <w:r w:rsidRPr="002C4E8C">
              <w:rPr>
                <w:rFonts w:ascii="Times New Roman" w:eastAsia="宋体" w:hAnsi="Times New Roman" w:cs="Times New Roman" w:hint="eastAsia"/>
                <w:szCs w:val="21"/>
                <w:rPrChange w:id="244" w:author="王同罕" w:date="2019-05-04T16:27:00Z">
                  <w:rPr>
                    <w:rFonts w:ascii="宋体" w:eastAsia="宋体" w:hAnsi="宋体" w:cs="微软雅黑" w:hint="eastAsia"/>
                    <w:sz w:val="24"/>
                    <w:szCs w:val="24"/>
                  </w:rPr>
                </w:rPrChange>
              </w:rPr>
              <w:t>可以搜同城</w:t>
            </w:r>
          </w:p>
        </w:tc>
      </w:tr>
      <w:tr w:rsidR="002717D3" w:rsidRPr="00821032" w14:paraId="1999310C" w14:textId="77777777" w:rsidTr="00853D6F">
        <w:trPr>
          <w:trHeight w:val="308"/>
        </w:trPr>
        <w:tc>
          <w:tcPr>
            <w:tcW w:w="1346" w:type="dxa"/>
            <w:hideMark/>
          </w:tcPr>
          <w:p w14:paraId="7099851E" w14:textId="77777777" w:rsidR="002717D3" w:rsidRPr="002C4E8C" w:rsidRDefault="002717D3" w:rsidP="002717D3">
            <w:pPr>
              <w:jc w:val="center"/>
              <w:rPr>
                <w:rFonts w:ascii="Times New Roman" w:eastAsia="宋体" w:hAnsi="Times New Roman" w:cs="Times New Roman"/>
                <w:szCs w:val="21"/>
                <w:rPrChange w:id="245" w:author="王同罕" w:date="2019-05-04T16:27:00Z">
                  <w:rPr>
                    <w:rFonts w:ascii="宋体" w:eastAsia="宋体" w:hAnsi="宋体"/>
                    <w:sz w:val="24"/>
                    <w:szCs w:val="24"/>
                  </w:rPr>
                </w:rPrChange>
              </w:rPr>
            </w:pPr>
            <w:r w:rsidRPr="002C4E8C">
              <w:rPr>
                <w:rFonts w:ascii="Times New Roman" w:eastAsia="宋体" w:hAnsi="Times New Roman" w:cs="Times New Roman" w:hint="eastAsia"/>
                <w:szCs w:val="21"/>
                <w:rPrChange w:id="246" w:author="王同罕" w:date="2019-05-04T16:27:00Z">
                  <w:rPr>
                    <w:rFonts w:ascii="宋体" w:eastAsia="宋体" w:hAnsi="宋体" w:hint="eastAsia"/>
                    <w:sz w:val="24"/>
                    <w:szCs w:val="24"/>
                  </w:rPr>
                </w:rPrChange>
              </w:rPr>
              <w:t>性别</w:t>
            </w:r>
          </w:p>
        </w:tc>
        <w:tc>
          <w:tcPr>
            <w:tcW w:w="1765" w:type="dxa"/>
            <w:hideMark/>
          </w:tcPr>
          <w:p w14:paraId="4C94C4B6" w14:textId="77777777" w:rsidR="002717D3" w:rsidRPr="002C4E8C" w:rsidRDefault="002717D3" w:rsidP="002717D3">
            <w:pPr>
              <w:jc w:val="center"/>
              <w:rPr>
                <w:rFonts w:ascii="Times New Roman" w:eastAsia="宋体" w:hAnsi="Times New Roman" w:cs="Times New Roman"/>
                <w:szCs w:val="21"/>
                <w:rPrChange w:id="247"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48" w:author="王同罕" w:date="2019-05-04T16:27:00Z">
                  <w:rPr>
                    <w:rFonts w:ascii="宋体" w:eastAsia="宋体" w:hAnsi="宋体" w:cs="微软雅黑"/>
                    <w:sz w:val="24"/>
                    <w:szCs w:val="24"/>
                  </w:rPr>
                </w:rPrChange>
              </w:rPr>
              <w:t>ugender</w:t>
            </w:r>
          </w:p>
        </w:tc>
        <w:tc>
          <w:tcPr>
            <w:tcW w:w="1760" w:type="dxa"/>
          </w:tcPr>
          <w:p w14:paraId="024B5ADB" w14:textId="77777777" w:rsidR="002717D3" w:rsidRPr="002C4E8C" w:rsidRDefault="002717D3" w:rsidP="002717D3">
            <w:pPr>
              <w:jc w:val="center"/>
              <w:rPr>
                <w:rFonts w:ascii="Times New Roman" w:eastAsia="宋体" w:hAnsi="Times New Roman" w:cs="Times New Roman"/>
                <w:szCs w:val="21"/>
                <w:rPrChange w:id="249"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50" w:author="王同罕" w:date="2019-05-04T16:27:00Z">
                  <w:rPr>
                    <w:rFonts w:ascii="宋体" w:eastAsia="宋体" w:hAnsi="宋体" w:cs="微软雅黑"/>
                    <w:sz w:val="24"/>
                    <w:szCs w:val="24"/>
                  </w:rPr>
                </w:rPrChange>
              </w:rPr>
              <w:t>number(1)</w:t>
            </w:r>
          </w:p>
        </w:tc>
        <w:tc>
          <w:tcPr>
            <w:tcW w:w="1878" w:type="dxa"/>
          </w:tcPr>
          <w:p w14:paraId="1FE923C8" w14:textId="77777777" w:rsidR="002717D3" w:rsidRPr="002C4E8C" w:rsidRDefault="002717D3" w:rsidP="002717D3">
            <w:pPr>
              <w:jc w:val="center"/>
              <w:rPr>
                <w:rFonts w:ascii="Times New Roman" w:eastAsia="宋体" w:hAnsi="Times New Roman" w:cs="Times New Roman"/>
                <w:szCs w:val="21"/>
                <w:rPrChange w:id="251" w:author="王同罕" w:date="2019-05-04T16:27:00Z">
                  <w:rPr>
                    <w:rFonts w:ascii="宋体" w:eastAsia="宋体" w:hAnsi="宋体" w:cs="微软雅黑"/>
                    <w:sz w:val="24"/>
                    <w:szCs w:val="24"/>
                  </w:rPr>
                </w:rPrChange>
              </w:rPr>
            </w:pPr>
          </w:p>
        </w:tc>
        <w:tc>
          <w:tcPr>
            <w:tcW w:w="2027" w:type="dxa"/>
          </w:tcPr>
          <w:p w14:paraId="4E0E672E" w14:textId="77777777" w:rsidR="002717D3" w:rsidRPr="002C4E8C" w:rsidRDefault="002717D3" w:rsidP="002717D3">
            <w:pPr>
              <w:jc w:val="center"/>
              <w:rPr>
                <w:rFonts w:ascii="Times New Roman" w:eastAsia="宋体" w:hAnsi="Times New Roman" w:cs="Times New Roman"/>
                <w:szCs w:val="21"/>
                <w:rPrChange w:id="252"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53" w:author="王同罕" w:date="2019-05-04T16:27:00Z">
                  <w:rPr>
                    <w:rFonts w:ascii="宋体" w:eastAsia="宋体" w:hAnsi="宋体" w:cs="微软雅黑"/>
                    <w:sz w:val="24"/>
                    <w:szCs w:val="24"/>
                  </w:rPr>
                </w:rPrChange>
              </w:rPr>
              <w:t>0</w:t>
            </w:r>
            <w:r w:rsidRPr="002C4E8C">
              <w:rPr>
                <w:rFonts w:ascii="Times New Roman" w:eastAsia="宋体" w:hAnsi="Times New Roman" w:cs="Times New Roman"/>
                <w:szCs w:val="21"/>
                <w:rPrChange w:id="254" w:author="王同罕" w:date="2019-05-04T16:27:00Z">
                  <w:rPr>
                    <w:rFonts w:ascii="宋体" w:eastAsia="宋体" w:hAnsi="宋体" w:cs="微软雅黑"/>
                    <w:sz w:val="24"/>
                    <w:szCs w:val="24"/>
                  </w:rPr>
                </w:rPrChange>
              </w:rPr>
              <w:t>是男</w:t>
            </w:r>
            <w:r w:rsidRPr="002C4E8C">
              <w:rPr>
                <w:rFonts w:ascii="Times New Roman" w:eastAsia="宋体" w:hAnsi="Times New Roman" w:cs="Times New Roman" w:hint="eastAsia"/>
                <w:szCs w:val="21"/>
                <w:rPrChange w:id="255" w:author="王同罕" w:date="2019-05-04T16:27:00Z">
                  <w:rPr>
                    <w:rFonts w:ascii="宋体" w:eastAsia="宋体" w:hAnsi="宋体" w:cs="微软雅黑" w:hint="eastAsia"/>
                    <w:sz w:val="24"/>
                    <w:szCs w:val="24"/>
                  </w:rPr>
                </w:rPrChange>
              </w:rPr>
              <w:t>，</w:t>
            </w:r>
            <w:r w:rsidRPr="002C4E8C">
              <w:rPr>
                <w:rFonts w:ascii="Times New Roman" w:eastAsia="宋体" w:hAnsi="Times New Roman" w:cs="Times New Roman"/>
                <w:szCs w:val="21"/>
                <w:rPrChange w:id="256" w:author="王同罕" w:date="2019-05-04T16:27:00Z">
                  <w:rPr>
                    <w:rFonts w:ascii="宋体" w:eastAsia="宋体" w:hAnsi="宋体" w:cs="微软雅黑"/>
                    <w:sz w:val="24"/>
                    <w:szCs w:val="24"/>
                  </w:rPr>
                </w:rPrChange>
              </w:rPr>
              <w:t>1</w:t>
            </w:r>
            <w:r w:rsidRPr="002C4E8C">
              <w:rPr>
                <w:rFonts w:ascii="Times New Roman" w:eastAsia="宋体" w:hAnsi="Times New Roman" w:cs="Times New Roman" w:hint="eastAsia"/>
                <w:szCs w:val="21"/>
                <w:rPrChange w:id="257" w:author="王同罕" w:date="2019-05-04T16:27:00Z">
                  <w:rPr>
                    <w:rFonts w:ascii="宋体" w:eastAsia="宋体" w:hAnsi="宋体" w:cs="微软雅黑" w:hint="eastAsia"/>
                    <w:sz w:val="24"/>
                    <w:szCs w:val="24"/>
                  </w:rPr>
                </w:rPrChange>
              </w:rPr>
              <w:t>是女</w:t>
            </w:r>
          </w:p>
        </w:tc>
      </w:tr>
      <w:tr w:rsidR="002717D3" w:rsidRPr="00821032" w14:paraId="23E6B69D" w14:textId="77777777" w:rsidTr="00853D6F">
        <w:trPr>
          <w:trHeight w:val="296"/>
        </w:trPr>
        <w:tc>
          <w:tcPr>
            <w:tcW w:w="1346" w:type="dxa"/>
            <w:hideMark/>
          </w:tcPr>
          <w:p w14:paraId="24FB4AF7" w14:textId="77777777" w:rsidR="002717D3" w:rsidRPr="002C4E8C" w:rsidRDefault="002717D3" w:rsidP="002717D3">
            <w:pPr>
              <w:jc w:val="center"/>
              <w:rPr>
                <w:rFonts w:ascii="Times New Roman" w:eastAsia="宋体" w:hAnsi="Times New Roman" w:cs="Times New Roman"/>
                <w:szCs w:val="21"/>
                <w:rPrChange w:id="258" w:author="王同罕" w:date="2019-05-04T16:27:00Z">
                  <w:rPr>
                    <w:rFonts w:ascii="宋体" w:eastAsia="宋体" w:hAnsi="宋体"/>
                    <w:sz w:val="24"/>
                    <w:szCs w:val="24"/>
                  </w:rPr>
                </w:rPrChange>
              </w:rPr>
            </w:pPr>
            <w:r w:rsidRPr="002C4E8C">
              <w:rPr>
                <w:rFonts w:ascii="Times New Roman" w:eastAsia="宋体" w:hAnsi="Times New Roman" w:cs="Times New Roman" w:hint="eastAsia"/>
                <w:szCs w:val="21"/>
                <w:rPrChange w:id="259" w:author="王同罕" w:date="2019-05-04T16:27:00Z">
                  <w:rPr>
                    <w:rFonts w:ascii="宋体" w:eastAsia="宋体" w:hAnsi="宋体" w:hint="eastAsia"/>
                    <w:sz w:val="24"/>
                    <w:szCs w:val="24"/>
                  </w:rPr>
                </w:rPrChange>
              </w:rPr>
              <w:t>签名</w:t>
            </w:r>
          </w:p>
        </w:tc>
        <w:tc>
          <w:tcPr>
            <w:tcW w:w="1765" w:type="dxa"/>
            <w:hideMark/>
          </w:tcPr>
          <w:p w14:paraId="5777A2A5" w14:textId="77777777" w:rsidR="002717D3" w:rsidRPr="002C4E8C" w:rsidRDefault="002717D3" w:rsidP="002717D3">
            <w:pPr>
              <w:jc w:val="center"/>
              <w:rPr>
                <w:rFonts w:ascii="Times New Roman" w:eastAsia="宋体" w:hAnsi="Times New Roman" w:cs="Times New Roman"/>
                <w:szCs w:val="21"/>
                <w:rPrChange w:id="260"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61" w:author="王同罕" w:date="2019-05-04T16:27:00Z">
                  <w:rPr>
                    <w:rFonts w:ascii="宋体" w:eastAsia="宋体" w:hAnsi="宋体" w:cs="微软雅黑"/>
                    <w:sz w:val="24"/>
                    <w:szCs w:val="24"/>
                  </w:rPr>
                </w:rPrChange>
              </w:rPr>
              <w:t>usignature</w:t>
            </w:r>
          </w:p>
        </w:tc>
        <w:tc>
          <w:tcPr>
            <w:tcW w:w="1760" w:type="dxa"/>
          </w:tcPr>
          <w:p w14:paraId="23A787A2" w14:textId="77777777" w:rsidR="002717D3" w:rsidRPr="002C4E8C" w:rsidRDefault="002717D3" w:rsidP="002717D3">
            <w:pPr>
              <w:jc w:val="center"/>
              <w:rPr>
                <w:rFonts w:ascii="Times New Roman" w:eastAsia="宋体" w:hAnsi="Times New Roman" w:cs="Times New Roman"/>
                <w:szCs w:val="21"/>
                <w:rPrChange w:id="262"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63" w:author="王同罕" w:date="2019-05-04T16:27:00Z">
                  <w:rPr>
                    <w:rFonts w:ascii="宋体" w:eastAsia="宋体" w:hAnsi="宋体" w:cs="微软雅黑"/>
                    <w:sz w:val="24"/>
                    <w:szCs w:val="24"/>
                  </w:rPr>
                </w:rPrChange>
              </w:rPr>
              <w:t>nvarchar2(100)</w:t>
            </w:r>
          </w:p>
        </w:tc>
        <w:tc>
          <w:tcPr>
            <w:tcW w:w="1878" w:type="dxa"/>
          </w:tcPr>
          <w:p w14:paraId="6D0B16B5" w14:textId="77777777" w:rsidR="002717D3" w:rsidRPr="002C4E8C" w:rsidRDefault="002717D3" w:rsidP="002717D3">
            <w:pPr>
              <w:jc w:val="center"/>
              <w:rPr>
                <w:rFonts w:ascii="Times New Roman" w:eastAsia="宋体" w:hAnsi="Times New Roman" w:cs="Times New Roman"/>
                <w:szCs w:val="21"/>
                <w:rPrChange w:id="264" w:author="王同罕" w:date="2019-05-04T16:27:00Z">
                  <w:rPr>
                    <w:rFonts w:ascii="宋体" w:eastAsia="宋体" w:hAnsi="宋体" w:cs="微软雅黑"/>
                    <w:sz w:val="24"/>
                    <w:szCs w:val="24"/>
                  </w:rPr>
                </w:rPrChange>
              </w:rPr>
            </w:pPr>
          </w:p>
        </w:tc>
        <w:tc>
          <w:tcPr>
            <w:tcW w:w="2027" w:type="dxa"/>
          </w:tcPr>
          <w:p w14:paraId="5D731B2F" w14:textId="77777777" w:rsidR="002717D3" w:rsidRPr="002C4E8C" w:rsidRDefault="002717D3" w:rsidP="002717D3">
            <w:pPr>
              <w:jc w:val="center"/>
              <w:rPr>
                <w:rFonts w:ascii="Times New Roman" w:eastAsia="宋体" w:hAnsi="Times New Roman" w:cs="Times New Roman"/>
                <w:szCs w:val="21"/>
                <w:rPrChange w:id="265" w:author="王同罕" w:date="2019-05-04T16:27:00Z">
                  <w:rPr>
                    <w:rFonts w:ascii="宋体" w:eastAsia="宋体" w:hAnsi="宋体" w:cs="微软雅黑"/>
                    <w:sz w:val="24"/>
                    <w:szCs w:val="24"/>
                  </w:rPr>
                </w:rPrChange>
              </w:rPr>
            </w:pPr>
          </w:p>
        </w:tc>
      </w:tr>
      <w:tr w:rsidR="002717D3" w:rsidRPr="00821032" w14:paraId="5F089F87" w14:textId="77777777" w:rsidTr="00853D6F">
        <w:trPr>
          <w:trHeight w:val="308"/>
        </w:trPr>
        <w:tc>
          <w:tcPr>
            <w:tcW w:w="1346" w:type="dxa"/>
            <w:hideMark/>
          </w:tcPr>
          <w:p w14:paraId="64F86506" w14:textId="77777777" w:rsidR="002717D3" w:rsidRPr="002C4E8C" w:rsidRDefault="002717D3" w:rsidP="002717D3">
            <w:pPr>
              <w:jc w:val="center"/>
              <w:rPr>
                <w:rFonts w:ascii="Times New Roman" w:eastAsia="宋体" w:hAnsi="Times New Roman" w:cs="Times New Roman"/>
                <w:szCs w:val="21"/>
                <w:rPrChange w:id="266" w:author="王同罕" w:date="2019-05-04T16:27:00Z">
                  <w:rPr>
                    <w:rFonts w:ascii="宋体" w:eastAsia="宋体" w:hAnsi="宋体"/>
                    <w:sz w:val="24"/>
                    <w:szCs w:val="24"/>
                  </w:rPr>
                </w:rPrChange>
              </w:rPr>
            </w:pPr>
            <w:r w:rsidRPr="002C4E8C">
              <w:rPr>
                <w:rFonts w:ascii="Times New Roman" w:eastAsia="宋体" w:hAnsi="Times New Roman" w:cs="Times New Roman" w:hint="eastAsia"/>
                <w:szCs w:val="21"/>
                <w:rPrChange w:id="267" w:author="王同罕" w:date="2019-05-04T16:27:00Z">
                  <w:rPr>
                    <w:rFonts w:ascii="宋体" w:eastAsia="宋体" w:hAnsi="宋体" w:hint="eastAsia"/>
                    <w:sz w:val="24"/>
                    <w:szCs w:val="24"/>
                  </w:rPr>
                </w:rPrChange>
              </w:rPr>
              <w:lastRenderedPageBreak/>
              <w:t>头像名称</w:t>
            </w:r>
          </w:p>
        </w:tc>
        <w:tc>
          <w:tcPr>
            <w:tcW w:w="1765" w:type="dxa"/>
            <w:hideMark/>
          </w:tcPr>
          <w:p w14:paraId="284875AB" w14:textId="77777777" w:rsidR="002717D3" w:rsidRPr="002C4E8C" w:rsidRDefault="002717D3" w:rsidP="002717D3">
            <w:pPr>
              <w:jc w:val="center"/>
              <w:rPr>
                <w:rFonts w:ascii="Times New Roman" w:eastAsia="宋体" w:hAnsi="Times New Roman" w:cs="Times New Roman"/>
                <w:szCs w:val="21"/>
                <w:rPrChange w:id="268"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69" w:author="王同罕" w:date="2019-05-04T16:27:00Z">
                  <w:rPr>
                    <w:rFonts w:ascii="宋体" w:eastAsia="宋体" w:hAnsi="宋体" w:cs="微软雅黑"/>
                    <w:sz w:val="24"/>
                    <w:szCs w:val="24"/>
                  </w:rPr>
                </w:rPrChange>
              </w:rPr>
              <w:t>uimage</w:t>
            </w:r>
          </w:p>
        </w:tc>
        <w:tc>
          <w:tcPr>
            <w:tcW w:w="1760" w:type="dxa"/>
          </w:tcPr>
          <w:p w14:paraId="7ED6D677" w14:textId="77777777" w:rsidR="002717D3" w:rsidRPr="002C4E8C" w:rsidRDefault="002717D3" w:rsidP="002717D3">
            <w:pPr>
              <w:jc w:val="center"/>
              <w:rPr>
                <w:rFonts w:ascii="Times New Roman" w:eastAsia="宋体" w:hAnsi="Times New Roman" w:cs="Times New Roman"/>
                <w:szCs w:val="21"/>
                <w:rPrChange w:id="270"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71" w:author="王同罕" w:date="2019-05-04T16:27:00Z">
                  <w:rPr>
                    <w:rFonts w:ascii="宋体" w:eastAsia="宋体" w:hAnsi="宋体" w:cs="微软雅黑"/>
                    <w:sz w:val="24"/>
                    <w:szCs w:val="24"/>
                  </w:rPr>
                </w:rPrChange>
              </w:rPr>
              <w:t>nvarchar2(32)</w:t>
            </w:r>
          </w:p>
        </w:tc>
        <w:tc>
          <w:tcPr>
            <w:tcW w:w="1878" w:type="dxa"/>
          </w:tcPr>
          <w:p w14:paraId="12EEA006" w14:textId="77777777" w:rsidR="002717D3" w:rsidRPr="002C4E8C" w:rsidRDefault="002717D3" w:rsidP="002717D3">
            <w:pPr>
              <w:jc w:val="center"/>
              <w:rPr>
                <w:rFonts w:ascii="Times New Roman" w:eastAsia="宋体" w:hAnsi="Times New Roman" w:cs="Times New Roman"/>
                <w:szCs w:val="21"/>
                <w:rPrChange w:id="272" w:author="王同罕" w:date="2019-05-04T16:27:00Z">
                  <w:rPr>
                    <w:rFonts w:ascii="宋体" w:eastAsia="宋体" w:hAnsi="宋体" w:cs="微软雅黑"/>
                    <w:sz w:val="24"/>
                    <w:szCs w:val="24"/>
                  </w:rPr>
                </w:rPrChange>
              </w:rPr>
            </w:pPr>
          </w:p>
        </w:tc>
        <w:tc>
          <w:tcPr>
            <w:tcW w:w="2027" w:type="dxa"/>
          </w:tcPr>
          <w:p w14:paraId="677DC558" w14:textId="77777777" w:rsidR="002717D3" w:rsidRPr="002C4E8C" w:rsidRDefault="002717D3" w:rsidP="002717D3">
            <w:pPr>
              <w:jc w:val="center"/>
              <w:rPr>
                <w:rFonts w:ascii="Times New Roman" w:eastAsia="宋体" w:hAnsi="Times New Roman" w:cs="Times New Roman"/>
                <w:szCs w:val="21"/>
                <w:rPrChange w:id="273" w:author="王同罕" w:date="2019-05-04T16:27:00Z">
                  <w:rPr>
                    <w:rFonts w:ascii="宋体" w:eastAsia="宋体" w:hAnsi="宋体" w:cs="微软雅黑"/>
                    <w:sz w:val="24"/>
                    <w:szCs w:val="24"/>
                  </w:rPr>
                </w:rPrChange>
              </w:rPr>
            </w:pPr>
          </w:p>
        </w:tc>
      </w:tr>
      <w:tr w:rsidR="002717D3" w:rsidRPr="00821032" w14:paraId="0B5F0A3C" w14:textId="77777777" w:rsidTr="00853D6F">
        <w:trPr>
          <w:trHeight w:val="364"/>
        </w:trPr>
        <w:tc>
          <w:tcPr>
            <w:tcW w:w="1346" w:type="dxa"/>
            <w:hideMark/>
          </w:tcPr>
          <w:p w14:paraId="68DCE0B9" w14:textId="77777777" w:rsidR="002717D3" w:rsidRPr="002C4E8C" w:rsidRDefault="002717D3" w:rsidP="002717D3">
            <w:pPr>
              <w:jc w:val="center"/>
              <w:rPr>
                <w:rFonts w:ascii="Times New Roman" w:eastAsia="宋体" w:hAnsi="Times New Roman" w:cs="Times New Roman"/>
                <w:szCs w:val="21"/>
                <w:rPrChange w:id="274" w:author="王同罕" w:date="2019-05-04T16:27:00Z">
                  <w:rPr>
                    <w:rFonts w:ascii="宋体" w:eastAsia="宋体" w:hAnsi="宋体"/>
                    <w:sz w:val="24"/>
                    <w:szCs w:val="24"/>
                  </w:rPr>
                </w:rPrChange>
              </w:rPr>
            </w:pPr>
            <w:r w:rsidRPr="002C4E8C">
              <w:rPr>
                <w:rFonts w:ascii="Times New Roman" w:eastAsia="宋体" w:hAnsi="Times New Roman" w:cs="Times New Roman" w:hint="eastAsia"/>
                <w:szCs w:val="21"/>
                <w:rPrChange w:id="275" w:author="王同罕" w:date="2019-05-04T16:27:00Z">
                  <w:rPr>
                    <w:rFonts w:ascii="宋体" w:eastAsia="宋体" w:hAnsi="宋体" w:hint="eastAsia"/>
                    <w:sz w:val="24"/>
                    <w:szCs w:val="24"/>
                  </w:rPr>
                </w:rPrChange>
              </w:rPr>
              <w:t>权限</w:t>
            </w:r>
          </w:p>
        </w:tc>
        <w:tc>
          <w:tcPr>
            <w:tcW w:w="1765" w:type="dxa"/>
            <w:hideMark/>
          </w:tcPr>
          <w:p w14:paraId="7CA5FB82" w14:textId="77777777" w:rsidR="002717D3" w:rsidRPr="002C4E8C" w:rsidRDefault="002717D3" w:rsidP="002717D3">
            <w:pPr>
              <w:jc w:val="center"/>
              <w:rPr>
                <w:rFonts w:ascii="Times New Roman" w:eastAsia="宋体" w:hAnsi="Times New Roman" w:cs="Times New Roman"/>
                <w:szCs w:val="21"/>
                <w:rPrChange w:id="276"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77" w:author="王同罕" w:date="2019-05-04T16:27:00Z">
                  <w:rPr>
                    <w:rFonts w:ascii="宋体" w:eastAsia="宋体" w:hAnsi="宋体" w:cs="微软雅黑"/>
                    <w:sz w:val="24"/>
                    <w:szCs w:val="24"/>
                  </w:rPr>
                </w:rPrChange>
              </w:rPr>
              <w:t>urole</w:t>
            </w:r>
          </w:p>
        </w:tc>
        <w:tc>
          <w:tcPr>
            <w:tcW w:w="1760" w:type="dxa"/>
          </w:tcPr>
          <w:p w14:paraId="06AEB66C" w14:textId="77777777" w:rsidR="002717D3" w:rsidRPr="002C4E8C" w:rsidRDefault="002717D3" w:rsidP="002717D3">
            <w:pPr>
              <w:jc w:val="center"/>
              <w:rPr>
                <w:rFonts w:ascii="Times New Roman" w:eastAsia="宋体" w:hAnsi="Times New Roman" w:cs="Times New Roman"/>
                <w:szCs w:val="21"/>
                <w:rPrChange w:id="278"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79" w:author="王同罕" w:date="2019-05-04T16:27:00Z">
                  <w:rPr>
                    <w:rFonts w:ascii="宋体" w:eastAsia="宋体" w:hAnsi="宋体" w:cs="微软雅黑"/>
                    <w:sz w:val="24"/>
                    <w:szCs w:val="24"/>
                  </w:rPr>
                </w:rPrChange>
              </w:rPr>
              <w:t>number(1)</w:t>
            </w:r>
          </w:p>
        </w:tc>
        <w:tc>
          <w:tcPr>
            <w:tcW w:w="1878" w:type="dxa"/>
          </w:tcPr>
          <w:p w14:paraId="7798FB03" w14:textId="77777777" w:rsidR="002717D3" w:rsidRPr="002C4E8C" w:rsidRDefault="00A22C27" w:rsidP="002717D3">
            <w:pPr>
              <w:jc w:val="center"/>
              <w:rPr>
                <w:rFonts w:ascii="Times New Roman" w:eastAsia="宋体" w:hAnsi="Times New Roman" w:cs="Times New Roman"/>
                <w:szCs w:val="21"/>
                <w:rPrChange w:id="280"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81" w:author="王同罕" w:date="2019-05-04T16:27:00Z">
                  <w:rPr>
                    <w:rFonts w:ascii="宋体" w:eastAsia="宋体" w:hAnsi="宋体" w:cs="微软雅黑"/>
                    <w:sz w:val="24"/>
                    <w:szCs w:val="24"/>
                  </w:rPr>
                </w:rPrChange>
              </w:rPr>
              <w:t>外键</w:t>
            </w:r>
          </w:p>
        </w:tc>
        <w:tc>
          <w:tcPr>
            <w:tcW w:w="2027" w:type="dxa"/>
            <w:hideMark/>
          </w:tcPr>
          <w:p w14:paraId="42E2A19E" w14:textId="77777777" w:rsidR="002717D3" w:rsidRPr="002C4E8C" w:rsidRDefault="002717D3" w:rsidP="002717D3">
            <w:pPr>
              <w:jc w:val="center"/>
              <w:rPr>
                <w:rFonts w:ascii="Times New Roman" w:eastAsia="宋体" w:hAnsi="Times New Roman" w:cs="Times New Roman"/>
                <w:szCs w:val="21"/>
                <w:rPrChange w:id="282" w:author="王同罕" w:date="2019-05-04T16:27:00Z">
                  <w:rPr>
                    <w:rFonts w:ascii="宋体" w:eastAsia="宋体" w:hAnsi="宋体" w:cs="微软雅黑"/>
                    <w:sz w:val="24"/>
                    <w:szCs w:val="24"/>
                  </w:rPr>
                </w:rPrChange>
              </w:rPr>
            </w:pPr>
            <w:r w:rsidRPr="002C4E8C">
              <w:rPr>
                <w:rFonts w:ascii="Times New Roman" w:eastAsia="宋体" w:hAnsi="Times New Roman" w:cs="Times New Roman"/>
                <w:szCs w:val="21"/>
                <w:rPrChange w:id="283" w:author="王同罕" w:date="2019-05-04T16:27:00Z">
                  <w:rPr>
                    <w:rFonts w:ascii="宋体" w:eastAsia="宋体" w:hAnsi="宋体" w:cs="微软雅黑"/>
                    <w:sz w:val="24"/>
                    <w:szCs w:val="24"/>
                  </w:rPr>
                </w:rPrChange>
              </w:rPr>
              <w:t>0</w:t>
            </w:r>
            <w:r w:rsidRPr="002C4E8C">
              <w:rPr>
                <w:rFonts w:ascii="Times New Roman" w:eastAsia="宋体" w:hAnsi="Times New Roman" w:cs="Times New Roman" w:hint="eastAsia"/>
                <w:szCs w:val="21"/>
                <w:rPrChange w:id="284" w:author="王同罕" w:date="2019-05-04T16:27:00Z">
                  <w:rPr>
                    <w:rFonts w:ascii="宋体" w:eastAsia="宋体" w:hAnsi="宋体" w:cs="微软雅黑" w:hint="eastAsia"/>
                    <w:sz w:val="24"/>
                    <w:szCs w:val="24"/>
                  </w:rPr>
                </w:rPrChange>
              </w:rPr>
              <w:t>普通</w:t>
            </w:r>
            <w:r w:rsidRPr="002C4E8C">
              <w:rPr>
                <w:rFonts w:ascii="Times New Roman" w:eastAsia="宋体" w:hAnsi="Times New Roman" w:cs="Times New Roman"/>
                <w:szCs w:val="21"/>
                <w:rPrChange w:id="285" w:author="王同罕" w:date="2019-05-04T16:27:00Z">
                  <w:rPr>
                    <w:rFonts w:ascii="宋体" w:eastAsia="宋体" w:hAnsi="宋体" w:cs="微软雅黑"/>
                    <w:sz w:val="24"/>
                    <w:szCs w:val="24"/>
                  </w:rPr>
                </w:rPrChange>
              </w:rPr>
              <w:t xml:space="preserve">,1 </w:t>
            </w:r>
            <w:r w:rsidRPr="002C4E8C">
              <w:rPr>
                <w:rFonts w:ascii="Times New Roman" w:eastAsia="宋体" w:hAnsi="Times New Roman" w:cs="Times New Roman" w:hint="eastAsia"/>
                <w:szCs w:val="21"/>
                <w:rPrChange w:id="286" w:author="王同罕" w:date="2019-05-04T16:27:00Z">
                  <w:rPr>
                    <w:rFonts w:ascii="宋体" w:eastAsia="宋体" w:hAnsi="宋体" w:cs="微软雅黑" w:hint="eastAsia"/>
                    <w:sz w:val="24"/>
                    <w:szCs w:val="24"/>
                  </w:rPr>
                </w:rPrChange>
              </w:rPr>
              <w:t>管理员</w:t>
            </w:r>
            <w:r w:rsidRPr="002C4E8C">
              <w:rPr>
                <w:rFonts w:ascii="Times New Roman" w:eastAsia="宋体" w:hAnsi="Times New Roman" w:cs="Times New Roman"/>
                <w:szCs w:val="21"/>
                <w:rPrChange w:id="287" w:author="王同罕" w:date="2019-05-04T16:27:00Z">
                  <w:rPr>
                    <w:rFonts w:ascii="宋体" w:eastAsia="宋体" w:hAnsi="宋体" w:cs="微软雅黑"/>
                    <w:sz w:val="24"/>
                    <w:szCs w:val="24"/>
                  </w:rPr>
                </w:rPrChange>
              </w:rPr>
              <w:t>,2</w:t>
            </w:r>
            <w:r w:rsidRPr="002C4E8C">
              <w:rPr>
                <w:rFonts w:ascii="Times New Roman" w:eastAsia="宋体" w:hAnsi="Times New Roman" w:cs="Times New Roman" w:hint="eastAsia"/>
                <w:szCs w:val="21"/>
                <w:rPrChange w:id="288" w:author="王同罕" w:date="2019-05-04T16:27:00Z">
                  <w:rPr>
                    <w:rFonts w:ascii="宋体" w:eastAsia="宋体" w:hAnsi="宋体" w:cs="微软雅黑" w:hint="eastAsia"/>
                    <w:sz w:val="24"/>
                    <w:szCs w:val="24"/>
                  </w:rPr>
                </w:rPrChange>
              </w:rPr>
              <w:t>超级管理员</w:t>
            </w:r>
          </w:p>
        </w:tc>
      </w:tr>
    </w:tbl>
    <w:p w14:paraId="58185F7C" w14:textId="77777777" w:rsidR="000401A0" w:rsidRPr="00821032" w:rsidRDefault="000401A0" w:rsidP="000401A0">
      <w:pPr>
        <w:tabs>
          <w:tab w:val="left" w:pos="840"/>
          <w:tab w:val="left" w:pos="1260"/>
          <w:tab w:val="left" w:pos="1680"/>
          <w:tab w:val="left" w:pos="2100"/>
          <w:tab w:val="right" w:pos="8786"/>
        </w:tabs>
        <w:rPr>
          <w:rFonts w:ascii="宋体" w:eastAsia="宋体" w:hAnsi="宋体"/>
          <w:sz w:val="24"/>
          <w:szCs w:val="24"/>
        </w:rPr>
      </w:pPr>
      <w:r w:rsidRPr="00821032">
        <w:rPr>
          <w:rFonts w:ascii="宋体" w:eastAsia="宋体" w:hAnsi="宋体"/>
          <w:sz w:val="24"/>
          <w:szCs w:val="24"/>
        </w:rPr>
        <w:tab/>
      </w:r>
      <w:r w:rsidRPr="00821032">
        <w:rPr>
          <w:rFonts w:ascii="宋体" w:eastAsia="宋体" w:hAnsi="宋体" w:hint="eastAsia"/>
          <w:sz w:val="24"/>
          <w:szCs w:val="24"/>
        </w:rPr>
        <w:t>用户表的E</w:t>
      </w:r>
      <w:r w:rsidRPr="00821032">
        <w:rPr>
          <w:rFonts w:ascii="宋体" w:eastAsia="宋体" w:hAnsi="宋体"/>
          <w:sz w:val="24"/>
          <w:szCs w:val="24"/>
        </w:rPr>
        <w:t>-R图</w:t>
      </w:r>
      <w:r w:rsidR="00051770" w:rsidRPr="00821032">
        <w:rPr>
          <w:rFonts w:ascii="宋体" w:eastAsia="宋体" w:hAnsi="宋体" w:hint="eastAsia"/>
          <w:sz w:val="24"/>
          <w:szCs w:val="24"/>
        </w:rPr>
        <w:t>：</w:t>
      </w:r>
    </w:p>
    <w:p w14:paraId="3A140106" w14:textId="77777777" w:rsidR="00051770" w:rsidRDefault="00DB15FB" w:rsidP="00DB15FB">
      <w:pPr>
        <w:tabs>
          <w:tab w:val="left" w:pos="840"/>
          <w:tab w:val="left" w:pos="1260"/>
          <w:tab w:val="left" w:pos="1680"/>
          <w:tab w:val="left" w:pos="2100"/>
          <w:tab w:val="right" w:pos="8786"/>
        </w:tabs>
        <w:jc w:val="center"/>
      </w:pPr>
      <w:r>
        <w:object w:dxaOrig="6631" w:dyaOrig="4170" w14:anchorId="23B9FBE3">
          <v:shape id="_x0000_i1027" type="#_x0000_t75" style="width:332.15pt;height:190.85pt" o:ole="">
            <v:imagedata r:id="rId27" o:title=""/>
          </v:shape>
          <o:OLEObject Type="Embed" ProgID="Visio.Drawing.15" ShapeID="_x0000_i1027" DrawAspect="Content" ObjectID="_1618498619" r:id="rId28"/>
        </w:object>
      </w:r>
    </w:p>
    <w:p w14:paraId="2C780904" w14:textId="452C4F43" w:rsidR="00DB15FB" w:rsidRPr="002C4E8C" w:rsidRDefault="00DB15FB" w:rsidP="00DB15FB">
      <w:pPr>
        <w:tabs>
          <w:tab w:val="left" w:pos="840"/>
          <w:tab w:val="left" w:pos="1260"/>
          <w:tab w:val="left" w:pos="1680"/>
          <w:tab w:val="left" w:pos="2100"/>
          <w:tab w:val="right" w:pos="8786"/>
        </w:tabs>
        <w:jc w:val="center"/>
        <w:rPr>
          <w:rFonts w:ascii="宋体" w:eastAsia="宋体" w:hAnsi="宋体"/>
          <w:rPrChange w:id="289" w:author="王同罕" w:date="2019-05-04T16:27:00Z">
            <w:rPr/>
          </w:rPrChange>
        </w:rPr>
      </w:pPr>
      <w:commentRangeStart w:id="290"/>
      <w:r w:rsidRPr="002C4E8C">
        <w:rPr>
          <w:rFonts w:ascii="宋体" w:eastAsia="宋体" w:hAnsi="宋体"/>
          <w:rPrChange w:id="291" w:author="王同罕" w:date="2019-05-04T16:27:00Z">
            <w:rPr/>
          </w:rPrChange>
        </w:rPr>
        <w:t>图4.</w:t>
      </w:r>
      <w:del w:id="292" w:author="王同罕" w:date="2019-05-04T16:29:00Z">
        <w:r w:rsidRPr="002C4E8C" w:rsidDel="002C4E8C">
          <w:rPr>
            <w:rFonts w:ascii="宋体" w:eastAsia="宋体" w:hAnsi="宋体"/>
            <w:rPrChange w:id="293" w:author="王同罕" w:date="2019-05-04T16:27:00Z">
              <w:rPr/>
            </w:rPrChange>
          </w:rPr>
          <w:delText>5.1</w:delText>
        </w:r>
      </w:del>
      <w:ins w:id="294" w:author="王同罕" w:date="2019-05-04T16:29:00Z">
        <w:r w:rsidR="002C4E8C">
          <w:rPr>
            <w:rFonts w:ascii="宋体" w:eastAsia="宋体" w:hAnsi="宋体"/>
          </w:rPr>
          <w:t>3</w:t>
        </w:r>
      </w:ins>
      <w:del w:id="295" w:author="王同罕" w:date="2019-05-04T16:29:00Z">
        <w:r w:rsidRPr="002C4E8C" w:rsidDel="002C4E8C">
          <w:rPr>
            <w:rFonts w:ascii="宋体" w:eastAsia="宋体" w:hAnsi="宋体" w:hint="eastAsia"/>
            <w:rPrChange w:id="296" w:author="王同罕" w:date="2019-05-04T16:27:00Z">
              <w:rPr>
                <w:rFonts w:hint="eastAsia"/>
              </w:rPr>
            </w:rPrChange>
          </w:rPr>
          <w:delText>：</w:delText>
        </w:r>
      </w:del>
      <w:ins w:id="297" w:author="王同罕" w:date="2019-05-04T16:29:00Z">
        <w:r w:rsidR="002C4E8C">
          <w:rPr>
            <w:rFonts w:ascii="宋体" w:eastAsia="宋体" w:hAnsi="宋体" w:hint="eastAsia"/>
          </w:rPr>
          <w:t xml:space="preserve"> </w:t>
        </w:r>
      </w:ins>
      <w:r w:rsidRPr="002C4E8C">
        <w:rPr>
          <w:rFonts w:ascii="宋体" w:eastAsia="宋体" w:hAnsi="宋体"/>
          <w:rPrChange w:id="298" w:author="王同罕" w:date="2019-05-04T16:27:00Z">
            <w:rPr/>
          </w:rPrChange>
        </w:rPr>
        <w:t>用户E-R图</w:t>
      </w:r>
      <w:commentRangeEnd w:id="290"/>
      <w:r w:rsidR="002C4E8C">
        <w:rPr>
          <w:rStyle w:val="ae"/>
        </w:rPr>
        <w:commentReference w:id="290"/>
      </w:r>
    </w:p>
    <w:p w14:paraId="13FE9D05" w14:textId="77777777" w:rsidR="000401A0" w:rsidRDefault="00F7655D" w:rsidP="00717273">
      <w:pPr>
        <w:tabs>
          <w:tab w:val="left" w:pos="420"/>
          <w:tab w:val="left" w:pos="840"/>
          <w:tab w:val="left" w:pos="1260"/>
          <w:tab w:val="left" w:pos="1680"/>
          <w:tab w:val="right" w:pos="8786"/>
        </w:tabs>
        <w:rPr>
          <w:ins w:id="299" w:author="王同罕" w:date="2019-05-04T16:27:00Z"/>
          <w:rFonts w:ascii="宋体" w:eastAsia="宋体" w:hAnsi="宋体"/>
          <w:sz w:val="24"/>
          <w:szCs w:val="24"/>
        </w:rPr>
      </w:pPr>
      <w:r w:rsidRPr="00821032">
        <w:rPr>
          <w:rFonts w:ascii="宋体" w:eastAsia="宋体" w:hAnsi="宋体" w:hint="eastAsia"/>
          <w:sz w:val="24"/>
          <w:szCs w:val="24"/>
        </w:rPr>
        <w:t>（2）</w:t>
      </w:r>
      <w:del w:id="300" w:author="王同罕" w:date="2019-05-04T16:29:00Z">
        <w:r w:rsidRPr="00821032" w:rsidDel="002C4E8C">
          <w:rPr>
            <w:rFonts w:ascii="宋体" w:eastAsia="宋体" w:hAnsi="宋体" w:hint="eastAsia"/>
            <w:sz w:val="24"/>
            <w:szCs w:val="24"/>
          </w:rPr>
          <w:delText>、</w:delText>
        </w:r>
      </w:del>
      <w:r w:rsidRPr="00821032">
        <w:rPr>
          <w:rFonts w:ascii="宋体" w:eastAsia="宋体" w:hAnsi="宋体" w:hint="eastAsia"/>
          <w:sz w:val="24"/>
          <w:szCs w:val="24"/>
        </w:rPr>
        <w:t>帖子信息表</w:t>
      </w:r>
      <w:r w:rsidR="00717273" w:rsidRPr="00821032">
        <w:rPr>
          <w:rFonts w:ascii="宋体" w:eastAsia="宋体" w:hAnsi="宋体"/>
          <w:sz w:val="24"/>
          <w:szCs w:val="24"/>
        </w:rPr>
        <w:t>(</w:t>
      </w:r>
      <w:r w:rsidR="00717273" w:rsidRPr="00821032">
        <w:rPr>
          <w:rFonts w:ascii="宋体" w:eastAsia="宋体" w:hAnsi="宋体"/>
          <w:sz w:val="24"/>
          <w:szCs w:val="24"/>
          <w:u w:val="single"/>
        </w:rPr>
        <w:t>唯一</w:t>
      </w:r>
      <w:r w:rsidR="00717273" w:rsidRPr="00821032">
        <w:rPr>
          <w:rFonts w:ascii="宋体" w:eastAsia="宋体" w:hAnsi="宋体" w:hint="eastAsia"/>
          <w:sz w:val="24"/>
          <w:szCs w:val="24"/>
          <w:u w:val="single"/>
        </w:rPr>
        <w:t>I</w:t>
      </w:r>
      <w:r w:rsidR="00717273" w:rsidRPr="00821032">
        <w:rPr>
          <w:rFonts w:ascii="宋体" w:eastAsia="宋体" w:hAnsi="宋体"/>
          <w:sz w:val="24"/>
          <w:szCs w:val="24"/>
          <w:u w:val="single"/>
        </w:rPr>
        <w:t>D</w:t>
      </w:r>
      <w:r w:rsidR="00717273" w:rsidRPr="00821032">
        <w:rPr>
          <w:rFonts w:ascii="宋体" w:eastAsia="宋体" w:hAnsi="宋体" w:hint="eastAsia"/>
          <w:sz w:val="24"/>
          <w:szCs w:val="24"/>
        </w:rPr>
        <w:t>，</w:t>
      </w:r>
      <w:r w:rsidR="00717273" w:rsidRPr="00821032">
        <w:rPr>
          <w:rFonts w:ascii="宋体" w:eastAsia="宋体" w:hAnsi="宋体"/>
          <w:sz w:val="24"/>
          <w:szCs w:val="24"/>
        </w:rPr>
        <w:t>发布人邮箱</w:t>
      </w:r>
      <w:r w:rsidR="00717273" w:rsidRPr="00821032">
        <w:rPr>
          <w:rFonts w:ascii="宋体" w:eastAsia="宋体" w:hAnsi="宋体" w:hint="eastAsia"/>
          <w:sz w:val="24"/>
          <w:szCs w:val="24"/>
        </w:rPr>
        <w:t>，</w:t>
      </w:r>
      <w:r w:rsidR="00717273" w:rsidRPr="00821032">
        <w:rPr>
          <w:rFonts w:ascii="宋体" w:eastAsia="宋体" w:hAnsi="宋体"/>
          <w:sz w:val="24"/>
          <w:szCs w:val="24"/>
        </w:rPr>
        <w:t>标题</w:t>
      </w:r>
      <w:r w:rsidR="00717273" w:rsidRPr="00821032">
        <w:rPr>
          <w:rFonts w:ascii="宋体" w:eastAsia="宋体" w:hAnsi="宋体" w:hint="eastAsia"/>
          <w:sz w:val="24"/>
          <w:szCs w:val="24"/>
        </w:rPr>
        <w:t>，</w:t>
      </w:r>
      <w:r w:rsidR="00717273" w:rsidRPr="00821032">
        <w:rPr>
          <w:rFonts w:ascii="宋体" w:eastAsia="宋体" w:hAnsi="宋体"/>
          <w:sz w:val="24"/>
          <w:szCs w:val="24"/>
        </w:rPr>
        <w:t>内容</w:t>
      </w:r>
      <w:r w:rsidR="00717273" w:rsidRPr="00821032">
        <w:rPr>
          <w:rFonts w:ascii="宋体" w:eastAsia="宋体" w:hAnsi="宋体" w:hint="eastAsia"/>
          <w:sz w:val="24"/>
          <w:szCs w:val="24"/>
        </w:rPr>
        <w:t>，</w:t>
      </w:r>
      <w:r w:rsidR="00717273" w:rsidRPr="00821032">
        <w:rPr>
          <w:rFonts w:ascii="宋体" w:eastAsia="宋体" w:hAnsi="宋体"/>
          <w:sz w:val="24"/>
          <w:szCs w:val="24"/>
        </w:rPr>
        <w:t>发布时间</w:t>
      </w:r>
      <w:r w:rsidR="00717273" w:rsidRPr="00821032">
        <w:rPr>
          <w:rFonts w:ascii="宋体" w:eastAsia="宋体" w:hAnsi="宋体" w:hint="eastAsia"/>
          <w:sz w:val="24"/>
          <w:szCs w:val="24"/>
        </w:rPr>
        <w:t>，</w:t>
      </w:r>
      <w:r w:rsidR="00717273" w:rsidRPr="00821032">
        <w:rPr>
          <w:rFonts w:ascii="宋体" w:eastAsia="宋体" w:hAnsi="宋体"/>
          <w:sz w:val="24"/>
          <w:szCs w:val="24"/>
        </w:rPr>
        <w:t>评论数量</w:t>
      </w:r>
      <w:r w:rsidR="00717273" w:rsidRPr="00821032">
        <w:rPr>
          <w:rFonts w:ascii="宋体" w:eastAsia="宋体" w:hAnsi="宋体" w:hint="eastAsia"/>
          <w:sz w:val="24"/>
          <w:szCs w:val="24"/>
        </w:rPr>
        <w:t>，</w:t>
      </w:r>
      <w:r w:rsidR="00717273" w:rsidRPr="00821032">
        <w:rPr>
          <w:rFonts w:ascii="宋体" w:eastAsia="宋体" w:hAnsi="宋体"/>
          <w:sz w:val="24"/>
          <w:szCs w:val="24"/>
        </w:rPr>
        <w:t>点赞数量</w:t>
      </w:r>
      <w:r w:rsidR="00717273" w:rsidRPr="00821032">
        <w:rPr>
          <w:rFonts w:ascii="宋体" w:eastAsia="宋体" w:hAnsi="宋体" w:hint="eastAsia"/>
          <w:sz w:val="24"/>
          <w:szCs w:val="24"/>
        </w:rPr>
        <w:t>，</w:t>
      </w:r>
      <w:r w:rsidR="00717273" w:rsidRPr="00821032">
        <w:rPr>
          <w:rFonts w:ascii="宋体" w:eastAsia="宋体" w:hAnsi="宋体"/>
          <w:sz w:val="24"/>
          <w:szCs w:val="24"/>
        </w:rPr>
        <w:t>浏览次数</w:t>
      </w:r>
      <w:r w:rsidR="00717273" w:rsidRPr="00821032">
        <w:rPr>
          <w:rFonts w:ascii="宋体" w:eastAsia="宋体" w:hAnsi="宋体" w:hint="eastAsia"/>
          <w:sz w:val="24"/>
          <w:szCs w:val="24"/>
        </w:rPr>
        <w:t>，</w:t>
      </w:r>
      <w:r w:rsidR="00717273" w:rsidRPr="00821032">
        <w:rPr>
          <w:rFonts w:ascii="宋体" w:eastAsia="宋体" w:hAnsi="宋体"/>
          <w:sz w:val="24"/>
          <w:szCs w:val="24"/>
        </w:rPr>
        <w:t>帖子类型</w:t>
      </w:r>
      <w:r w:rsidR="00717273" w:rsidRPr="00821032">
        <w:rPr>
          <w:rFonts w:ascii="宋体" w:eastAsia="宋体" w:hAnsi="宋体" w:hint="eastAsia"/>
          <w:sz w:val="24"/>
          <w:szCs w:val="24"/>
        </w:rPr>
        <w:t>，</w:t>
      </w:r>
      <w:r w:rsidR="00717273" w:rsidRPr="00821032">
        <w:rPr>
          <w:rFonts w:ascii="宋体" w:eastAsia="宋体" w:hAnsi="宋体"/>
          <w:sz w:val="24"/>
          <w:szCs w:val="24"/>
        </w:rPr>
        <w:t>帖子所属模块</w:t>
      </w:r>
      <w:r w:rsidR="00717273" w:rsidRPr="00821032">
        <w:rPr>
          <w:rFonts w:ascii="宋体" w:eastAsia="宋体" w:hAnsi="宋体" w:hint="eastAsia"/>
          <w:sz w:val="24"/>
          <w:szCs w:val="24"/>
        </w:rPr>
        <w:t>，</w:t>
      </w:r>
      <w:r w:rsidR="00717273" w:rsidRPr="00821032">
        <w:rPr>
          <w:rFonts w:ascii="宋体" w:eastAsia="宋体" w:hAnsi="宋体"/>
          <w:sz w:val="24"/>
          <w:szCs w:val="24"/>
        </w:rPr>
        <w:t>删除状态</w:t>
      </w:r>
      <w:r w:rsidR="00717273" w:rsidRPr="00821032">
        <w:rPr>
          <w:rFonts w:ascii="宋体" w:eastAsia="宋体" w:hAnsi="宋体" w:hint="eastAsia"/>
          <w:sz w:val="24"/>
          <w:szCs w:val="24"/>
        </w:rPr>
        <w:t>，</w:t>
      </w:r>
      <w:r w:rsidR="00717273" w:rsidRPr="00821032">
        <w:rPr>
          <w:rFonts w:ascii="宋体" w:eastAsia="宋体" w:hAnsi="宋体"/>
          <w:sz w:val="24"/>
          <w:szCs w:val="24"/>
        </w:rPr>
        <w:t>精贴状态)</w:t>
      </w:r>
      <w:r w:rsidR="00DB15FB" w:rsidRPr="00821032">
        <w:rPr>
          <w:rFonts w:ascii="宋体" w:eastAsia="宋体" w:hAnsi="宋体" w:hint="eastAsia"/>
          <w:sz w:val="24"/>
          <w:szCs w:val="24"/>
        </w:rPr>
        <w:t>：</w:t>
      </w:r>
    </w:p>
    <w:p w14:paraId="0C9784CB" w14:textId="1B4B88D0" w:rsidR="002C4E8C" w:rsidRPr="00FD1A1D" w:rsidRDefault="002C4E8C" w:rsidP="002C4E8C">
      <w:pPr>
        <w:jc w:val="center"/>
        <w:rPr>
          <w:ins w:id="301" w:author="王同罕" w:date="2019-05-04T16:27:00Z"/>
          <w:rFonts w:ascii="黑体" w:eastAsia="黑体" w:hAnsi="黑体"/>
          <w:szCs w:val="21"/>
        </w:rPr>
      </w:pPr>
      <w:ins w:id="302" w:author="王同罕" w:date="2019-05-04T16:27:00Z">
        <w:r w:rsidRPr="00FD1A1D">
          <w:rPr>
            <w:rFonts w:ascii="黑体" w:eastAsia="黑体" w:hAnsi="黑体"/>
            <w:szCs w:val="21"/>
          </w:rPr>
          <w:t>表4-</w:t>
        </w:r>
        <w:r>
          <w:rPr>
            <w:rFonts w:ascii="黑体" w:eastAsia="黑体" w:hAnsi="黑体"/>
            <w:szCs w:val="21"/>
          </w:rPr>
          <w:t>2</w:t>
        </w:r>
        <w:r w:rsidRPr="00FD1A1D">
          <w:rPr>
            <w:rFonts w:ascii="黑体" w:eastAsia="黑体" w:hAnsi="黑体"/>
            <w:szCs w:val="21"/>
          </w:rPr>
          <w:t xml:space="preserve"> 表名</w:t>
        </w:r>
      </w:ins>
    </w:p>
    <w:p w14:paraId="5E04C954" w14:textId="77777777" w:rsidR="002C4E8C" w:rsidRPr="00821032" w:rsidRDefault="002C4E8C" w:rsidP="00717273">
      <w:pPr>
        <w:tabs>
          <w:tab w:val="left" w:pos="420"/>
          <w:tab w:val="left" w:pos="840"/>
          <w:tab w:val="left" w:pos="1260"/>
          <w:tab w:val="left" w:pos="1680"/>
          <w:tab w:val="right" w:pos="8786"/>
        </w:tabs>
        <w:rPr>
          <w:rFonts w:ascii="宋体" w:eastAsia="宋体" w:hAnsi="宋体"/>
          <w:sz w:val="24"/>
          <w:szCs w:val="24"/>
        </w:rPr>
      </w:pPr>
    </w:p>
    <w:tbl>
      <w:tblPr>
        <w:tblStyle w:val="aa"/>
        <w:tblW w:w="0" w:type="auto"/>
        <w:tblLook w:val="04A0" w:firstRow="1" w:lastRow="0" w:firstColumn="1" w:lastColumn="0" w:noHBand="0" w:noVBand="1"/>
      </w:tblPr>
      <w:tblGrid>
        <w:gridCol w:w="1698"/>
        <w:gridCol w:w="1841"/>
        <w:gridCol w:w="1843"/>
        <w:gridCol w:w="850"/>
        <w:gridCol w:w="2544"/>
      </w:tblGrid>
      <w:tr w:rsidR="00DB15FB" w:rsidRPr="00821032" w14:paraId="41B90E8F" w14:textId="77777777" w:rsidTr="00853D6F">
        <w:tc>
          <w:tcPr>
            <w:tcW w:w="8776" w:type="dxa"/>
            <w:gridSpan w:val="5"/>
          </w:tcPr>
          <w:p w14:paraId="29DA95FF" w14:textId="77777777" w:rsidR="00DB15FB" w:rsidRPr="002C4E8C" w:rsidRDefault="00DB15FB">
            <w:pPr>
              <w:jc w:val="center"/>
              <w:rPr>
                <w:rFonts w:ascii="宋体" w:eastAsia="宋体" w:hAnsi="宋体" w:cs="微软雅黑"/>
                <w:b/>
                <w:bCs/>
                <w:szCs w:val="21"/>
                <w:rPrChange w:id="303" w:author="王同罕" w:date="2019-05-04T16:28:00Z">
                  <w:rPr>
                    <w:rFonts w:ascii="宋体" w:eastAsia="宋体" w:hAnsi="宋体" w:cs="微软雅黑"/>
                    <w:b/>
                    <w:bCs/>
                    <w:sz w:val="24"/>
                    <w:szCs w:val="24"/>
                  </w:rPr>
                </w:rPrChange>
              </w:rPr>
            </w:pPr>
            <w:r w:rsidRPr="002C4E8C">
              <w:rPr>
                <w:rFonts w:ascii="宋体" w:eastAsia="宋体" w:hAnsi="宋体" w:cs="微软雅黑"/>
                <w:b/>
                <w:bCs/>
                <w:szCs w:val="21"/>
                <w:rPrChange w:id="304" w:author="王同罕" w:date="2019-05-04T16:28:00Z">
                  <w:rPr>
                    <w:rFonts w:ascii="宋体" w:eastAsia="宋体" w:hAnsi="宋体" w:cs="微软雅黑"/>
                    <w:b/>
                    <w:bCs/>
                    <w:sz w:val="24"/>
                    <w:szCs w:val="24"/>
                  </w:rPr>
                </w:rPrChange>
              </w:rPr>
              <w:t>v_article</w:t>
            </w:r>
          </w:p>
        </w:tc>
      </w:tr>
      <w:tr w:rsidR="00853D6F" w:rsidRPr="00821032" w14:paraId="73048562" w14:textId="77777777" w:rsidTr="00AE7418">
        <w:tc>
          <w:tcPr>
            <w:tcW w:w="1698" w:type="dxa"/>
            <w:hideMark/>
          </w:tcPr>
          <w:p w14:paraId="73706341" w14:textId="77777777" w:rsidR="00DB15FB" w:rsidRPr="002C4E8C" w:rsidRDefault="00DB15FB" w:rsidP="00853D6F">
            <w:pPr>
              <w:jc w:val="center"/>
              <w:rPr>
                <w:rFonts w:ascii="宋体" w:eastAsia="宋体" w:hAnsi="宋体" w:cs="微软雅黑"/>
                <w:b/>
                <w:bCs/>
                <w:szCs w:val="21"/>
                <w:rPrChange w:id="305" w:author="王同罕" w:date="2019-05-04T16:28:00Z">
                  <w:rPr>
                    <w:rFonts w:ascii="宋体" w:eastAsia="宋体" w:hAnsi="宋体" w:cs="微软雅黑"/>
                    <w:b/>
                    <w:bCs/>
                    <w:sz w:val="24"/>
                    <w:szCs w:val="24"/>
                  </w:rPr>
                </w:rPrChange>
              </w:rPr>
            </w:pPr>
            <w:r w:rsidRPr="002C4E8C">
              <w:rPr>
                <w:rFonts w:ascii="宋体" w:eastAsia="宋体" w:hAnsi="宋体" w:cs="微软雅黑" w:hint="eastAsia"/>
                <w:b/>
                <w:bCs/>
                <w:szCs w:val="21"/>
                <w:rPrChange w:id="306" w:author="王同罕" w:date="2019-05-04T16:28:00Z">
                  <w:rPr>
                    <w:rFonts w:ascii="宋体" w:eastAsia="宋体" w:hAnsi="宋体" w:cs="微软雅黑" w:hint="eastAsia"/>
                    <w:b/>
                    <w:bCs/>
                    <w:sz w:val="24"/>
                    <w:szCs w:val="24"/>
                  </w:rPr>
                </w:rPrChange>
              </w:rPr>
              <w:t>名称</w:t>
            </w:r>
          </w:p>
        </w:tc>
        <w:tc>
          <w:tcPr>
            <w:tcW w:w="1841" w:type="dxa"/>
            <w:hideMark/>
          </w:tcPr>
          <w:p w14:paraId="399CB69D" w14:textId="77777777" w:rsidR="00DB15FB" w:rsidRPr="002C4E8C" w:rsidRDefault="00DB15FB" w:rsidP="00853D6F">
            <w:pPr>
              <w:jc w:val="center"/>
              <w:rPr>
                <w:rFonts w:ascii="宋体" w:eastAsia="宋体" w:hAnsi="宋体" w:cs="微软雅黑"/>
                <w:szCs w:val="21"/>
                <w:rPrChange w:id="307" w:author="王同罕" w:date="2019-05-04T16:28:00Z">
                  <w:rPr>
                    <w:rFonts w:ascii="宋体" w:eastAsia="宋体" w:hAnsi="宋体" w:cs="微软雅黑"/>
                    <w:sz w:val="24"/>
                    <w:szCs w:val="24"/>
                  </w:rPr>
                </w:rPrChange>
              </w:rPr>
            </w:pPr>
            <w:r w:rsidRPr="002C4E8C">
              <w:rPr>
                <w:rFonts w:ascii="宋体" w:eastAsia="宋体" w:hAnsi="宋体" w:cs="微软雅黑" w:hint="eastAsia"/>
                <w:szCs w:val="21"/>
                <w:rPrChange w:id="308" w:author="王同罕" w:date="2019-05-04T16:28:00Z">
                  <w:rPr>
                    <w:rFonts w:ascii="宋体" w:eastAsia="宋体" w:hAnsi="宋体" w:cs="微软雅黑" w:hint="eastAsia"/>
                    <w:sz w:val="24"/>
                    <w:szCs w:val="24"/>
                  </w:rPr>
                </w:rPrChange>
              </w:rPr>
              <w:t>表字段名</w:t>
            </w:r>
          </w:p>
        </w:tc>
        <w:tc>
          <w:tcPr>
            <w:tcW w:w="1843" w:type="dxa"/>
          </w:tcPr>
          <w:p w14:paraId="4C168491" w14:textId="77777777" w:rsidR="00DB15FB" w:rsidRPr="002C4E8C" w:rsidRDefault="00717273" w:rsidP="00853D6F">
            <w:pPr>
              <w:jc w:val="center"/>
              <w:rPr>
                <w:rFonts w:ascii="宋体" w:eastAsia="宋体" w:hAnsi="宋体" w:cs="微软雅黑"/>
                <w:szCs w:val="21"/>
                <w:rPrChange w:id="309" w:author="王同罕" w:date="2019-05-04T16:28:00Z">
                  <w:rPr>
                    <w:rFonts w:ascii="宋体" w:eastAsia="宋体" w:hAnsi="宋体" w:cs="微软雅黑"/>
                    <w:sz w:val="24"/>
                    <w:szCs w:val="24"/>
                  </w:rPr>
                </w:rPrChange>
              </w:rPr>
            </w:pPr>
            <w:r w:rsidRPr="002C4E8C">
              <w:rPr>
                <w:rFonts w:ascii="宋体" w:eastAsia="宋体" w:hAnsi="宋体" w:cs="微软雅黑" w:hint="eastAsia"/>
                <w:szCs w:val="21"/>
                <w:rPrChange w:id="310" w:author="王同罕" w:date="2019-05-04T16:28:00Z">
                  <w:rPr>
                    <w:rFonts w:ascii="宋体" w:eastAsia="宋体" w:hAnsi="宋体" w:cs="微软雅黑" w:hint="eastAsia"/>
                    <w:sz w:val="24"/>
                    <w:szCs w:val="24"/>
                  </w:rPr>
                </w:rPrChange>
              </w:rPr>
              <w:t>字段类型</w:t>
            </w:r>
          </w:p>
        </w:tc>
        <w:tc>
          <w:tcPr>
            <w:tcW w:w="850" w:type="dxa"/>
          </w:tcPr>
          <w:p w14:paraId="16E89F39" w14:textId="77777777" w:rsidR="00DB15FB" w:rsidRPr="002C4E8C" w:rsidRDefault="00DB15FB" w:rsidP="00853D6F">
            <w:pPr>
              <w:jc w:val="center"/>
              <w:rPr>
                <w:rFonts w:ascii="宋体" w:eastAsia="宋体" w:hAnsi="宋体" w:cs="微软雅黑"/>
                <w:szCs w:val="21"/>
                <w:rPrChange w:id="311" w:author="王同罕" w:date="2019-05-04T16:28:00Z">
                  <w:rPr>
                    <w:rFonts w:ascii="宋体" w:eastAsia="宋体" w:hAnsi="宋体" w:cs="微软雅黑"/>
                    <w:sz w:val="24"/>
                    <w:szCs w:val="24"/>
                  </w:rPr>
                </w:rPrChange>
              </w:rPr>
            </w:pPr>
            <w:r w:rsidRPr="002C4E8C">
              <w:rPr>
                <w:rFonts w:ascii="宋体" w:eastAsia="宋体" w:hAnsi="宋体" w:cs="微软雅黑" w:hint="eastAsia"/>
                <w:szCs w:val="21"/>
                <w:rPrChange w:id="312" w:author="王同罕" w:date="2019-05-04T16:28:00Z">
                  <w:rPr>
                    <w:rFonts w:ascii="宋体" w:eastAsia="宋体" w:hAnsi="宋体" w:cs="微软雅黑" w:hint="eastAsia"/>
                    <w:sz w:val="24"/>
                    <w:szCs w:val="24"/>
                  </w:rPr>
                </w:rPrChange>
              </w:rPr>
              <w:t>键</w:t>
            </w:r>
          </w:p>
        </w:tc>
        <w:tc>
          <w:tcPr>
            <w:tcW w:w="2544" w:type="dxa"/>
            <w:hideMark/>
          </w:tcPr>
          <w:p w14:paraId="7530FA70" w14:textId="77777777" w:rsidR="00DB15FB" w:rsidRPr="002C4E8C" w:rsidRDefault="00DB15FB" w:rsidP="00853D6F">
            <w:pPr>
              <w:jc w:val="center"/>
              <w:rPr>
                <w:rFonts w:ascii="宋体" w:eastAsia="宋体" w:hAnsi="宋体" w:cs="微软雅黑"/>
                <w:szCs w:val="21"/>
                <w:rPrChange w:id="313" w:author="王同罕" w:date="2019-05-04T16:28:00Z">
                  <w:rPr>
                    <w:rFonts w:ascii="宋体" w:eastAsia="宋体" w:hAnsi="宋体" w:cs="微软雅黑"/>
                    <w:sz w:val="24"/>
                    <w:szCs w:val="24"/>
                  </w:rPr>
                </w:rPrChange>
              </w:rPr>
            </w:pPr>
            <w:r w:rsidRPr="002C4E8C">
              <w:rPr>
                <w:rFonts w:ascii="宋体" w:eastAsia="宋体" w:hAnsi="宋体" w:cs="微软雅黑" w:hint="eastAsia"/>
                <w:szCs w:val="21"/>
                <w:rPrChange w:id="314" w:author="王同罕" w:date="2019-05-04T16:28:00Z">
                  <w:rPr>
                    <w:rFonts w:ascii="宋体" w:eastAsia="宋体" w:hAnsi="宋体" w:cs="微软雅黑" w:hint="eastAsia"/>
                    <w:sz w:val="24"/>
                    <w:szCs w:val="24"/>
                  </w:rPr>
                </w:rPrChange>
              </w:rPr>
              <w:t>备注</w:t>
            </w:r>
          </w:p>
        </w:tc>
      </w:tr>
      <w:tr w:rsidR="00853D6F" w:rsidRPr="00821032" w14:paraId="347DA755" w14:textId="77777777" w:rsidTr="00AE7418">
        <w:tc>
          <w:tcPr>
            <w:tcW w:w="1698" w:type="dxa"/>
            <w:hideMark/>
          </w:tcPr>
          <w:p w14:paraId="0F7DF39F" w14:textId="77777777" w:rsidR="00DB15FB" w:rsidRPr="002C4E8C" w:rsidRDefault="00DB15FB" w:rsidP="00853D6F">
            <w:pPr>
              <w:jc w:val="center"/>
              <w:rPr>
                <w:rFonts w:ascii="宋体" w:eastAsia="宋体" w:hAnsi="宋体" w:cs="微软雅黑"/>
                <w:b/>
                <w:bCs/>
                <w:szCs w:val="21"/>
                <w:rPrChange w:id="315" w:author="王同罕" w:date="2019-05-04T16:28:00Z">
                  <w:rPr>
                    <w:rFonts w:ascii="宋体" w:eastAsia="宋体" w:hAnsi="宋体" w:cs="微软雅黑"/>
                    <w:b/>
                    <w:bCs/>
                    <w:sz w:val="24"/>
                    <w:szCs w:val="24"/>
                  </w:rPr>
                </w:rPrChange>
              </w:rPr>
            </w:pPr>
            <w:r w:rsidRPr="002C4E8C">
              <w:rPr>
                <w:rFonts w:ascii="宋体" w:eastAsia="宋体" w:hAnsi="宋体" w:cs="微软雅黑" w:hint="eastAsia"/>
                <w:b/>
                <w:bCs/>
                <w:szCs w:val="21"/>
                <w:rPrChange w:id="316" w:author="王同罕" w:date="2019-05-04T16:28:00Z">
                  <w:rPr>
                    <w:rFonts w:ascii="宋体" w:eastAsia="宋体" w:hAnsi="宋体" w:cs="微软雅黑" w:hint="eastAsia"/>
                    <w:b/>
                    <w:bCs/>
                    <w:sz w:val="24"/>
                    <w:szCs w:val="24"/>
                  </w:rPr>
                </w:rPrChange>
              </w:rPr>
              <w:t>帖子唯一</w:t>
            </w:r>
            <w:r w:rsidRPr="002C4E8C">
              <w:rPr>
                <w:rFonts w:ascii="宋体" w:eastAsia="宋体" w:hAnsi="宋体" w:cs="微软雅黑"/>
                <w:b/>
                <w:bCs/>
                <w:szCs w:val="21"/>
                <w:rPrChange w:id="317" w:author="王同罕" w:date="2019-05-04T16:28:00Z">
                  <w:rPr>
                    <w:rFonts w:ascii="宋体" w:eastAsia="宋体" w:hAnsi="宋体" w:cs="微软雅黑"/>
                    <w:b/>
                    <w:bCs/>
                    <w:sz w:val="24"/>
                    <w:szCs w:val="24"/>
                  </w:rPr>
                </w:rPrChange>
              </w:rPr>
              <w:t>ID</w:t>
            </w:r>
          </w:p>
        </w:tc>
        <w:tc>
          <w:tcPr>
            <w:tcW w:w="1841" w:type="dxa"/>
            <w:hideMark/>
          </w:tcPr>
          <w:p w14:paraId="6DF7C757" w14:textId="77777777" w:rsidR="00DB15FB" w:rsidRPr="002C4E8C" w:rsidRDefault="00DB15FB" w:rsidP="00853D6F">
            <w:pPr>
              <w:jc w:val="center"/>
              <w:rPr>
                <w:rFonts w:ascii="宋体" w:eastAsia="宋体" w:hAnsi="宋体" w:cs="微软雅黑"/>
                <w:szCs w:val="21"/>
                <w:rPrChange w:id="318"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19" w:author="王同罕" w:date="2019-05-04T16:28:00Z">
                  <w:rPr>
                    <w:rFonts w:ascii="宋体" w:eastAsia="宋体" w:hAnsi="宋体" w:cs="微软雅黑"/>
                    <w:sz w:val="24"/>
                    <w:szCs w:val="24"/>
                  </w:rPr>
                </w:rPrChange>
              </w:rPr>
              <w:t>aid</w:t>
            </w:r>
          </w:p>
        </w:tc>
        <w:tc>
          <w:tcPr>
            <w:tcW w:w="1843" w:type="dxa"/>
          </w:tcPr>
          <w:p w14:paraId="55A757BB" w14:textId="77777777" w:rsidR="00DB15FB" w:rsidRPr="002C4E8C" w:rsidRDefault="004B4D42" w:rsidP="00853D6F">
            <w:pPr>
              <w:jc w:val="center"/>
              <w:rPr>
                <w:rFonts w:ascii="宋体" w:eastAsia="宋体" w:hAnsi="宋体" w:cs="微软雅黑"/>
                <w:szCs w:val="21"/>
                <w:rPrChange w:id="320"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21" w:author="王同罕" w:date="2019-05-04T16:28:00Z">
                  <w:rPr>
                    <w:rFonts w:ascii="宋体" w:eastAsia="宋体" w:hAnsi="宋体" w:cs="微软雅黑"/>
                    <w:sz w:val="24"/>
                    <w:szCs w:val="24"/>
                  </w:rPr>
                </w:rPrChange>
              </w:rPr>
              <w:t>nvarchar2(32)</w:t>
            </w:r>
          </w:p>
        </w:tc>
        <w:tc>
          <w:tcPr>
            <w:tcW w:w="850" w:type="dxa"/>
          </w:tcPr>
          <w:p w14:paraId="0FDD75FB" w14:textId="77777777" w:rsidR="00DB15FB" w:rsidRPr="002C4E8C" w:rsidRDefault="00853D6F" w:rsidP="00853D6F">
            <w:pPr>
              <w:jc w:val="center"/>
              <w:rPr>
                <w:rFonts w:ascii="宋体" w:eastAsia="宋体" w:hAnsi="宋体" w:cs="微软雅黑"/>
                <w:szCs w:val="21"/>
                <w:rPrChange w:id="322" w:author="王同罕" w:date="2019-05-04T16:28:00Z">
                  <w:rPr>
                    <w:rFonts w:ascii="宋体" w:eastAsia="宋体" w:hAnsi="宋体" w:cs="微软雅黑"/>
                    <w:sz w:val="24"/>
                    <w:szCs w:val="24"/>
                  </w:rPr>
                </w:rPrChange>
              </w:rPr>
            </w:pPr>
            <w:r w:rsidRPr="002C4E8C">
              <w:rPr>
                <w:rFonts w:ascii="宋体" w:eastAsia="宋体" w:hAnsi="宋体" w:cs="微软雅黑" w:hint="eastAsia"/>
                <w:szCs w:val="21"/>
                <w:rPrChange w:id="323" w:author="王同罕" w:date="2019-05-04T16:28:00Z">
                  <w:rPr>
                    <w:rFonts w:ascii="宋体" w:eastAsia="宋体" w:hAnsi="宋体" w:cs="微软雅黑" w:hint="eastAsia"/>
                    <w:sz w:val="24"/>
                    <w:szCs w:val="24"/>
                  </w:rPr>
                </w:rPrChange>
              </w:rPr>
              <w:t>主键</w:t>
            </w:r>
          </w:p>
        </w:tc>
        <w:tc>
          <w:tcPr>
            <w:tcW w:w="2544" w:type="dxa"/>
            <w:hideMark/>
          </w:tcPr>
          <w:p w14:paraId="3E03D7E1" w14:textId="77777777" w:rsidR="00DB15FB" w:rsidRPr="002C4E8C" w:rsidRDefault="00DB15FB" w:rsidP="00853D6F">
            <w:pPr>
              <w:jc w:val="center"/>
              <w:rPr>
                <w:rFonts w:ascii="宋体" w:eastAsia="宋体" w:hAnsi="宋体" w:cs="微软雅黑"/>
                <w:szCs w:val="21"/>
                <w:rPrChange w:id="324" w:author="王同罕" w:date="2019-05-04T16:28:00Z">
                  <w:rPr>
                    <w:rFonts w:ascii="宋体" w:eastAsia="宋体" w:hAnsi="宋体" w:cs="微软雅黑"/>
                    <w:sz w:val="24"/>
                    <w:szCs w:val="24"/>
                  </w:rPr>
                </w:rPrChange>
              </w:rPr>
            </w:pPr>
            <w:r w:rsidRPr="002C4E8C">
              <w:rPr>
                <w:rFonts w:ascii="宋体" w:eastAsia="宋体" w:hAnsi="宋体" w:cs="微软雅黑" w:hint="eastAsia"/>
                <w:szCs w:val="21"/>
                <w:rPrChange w:id="325" w:author="王同罕" w:date="2019-05-04T16:28:00Z">
                  <w:rPr>
                    <w:rFonts w:ascii="宋体" w:eastAsia="宋体" w:hAnsi="宋体" w:cs="微软雅黑" w:hint="eastAsia"/>
                    <w:sz w:val="24"/>
                    <w:szCs w:val="24"/>
                  </w:rPr>
                </w:rPrChange>
              </w:rPr>
              <w:t>唯一标识</w:t>
            </w:r>
            <w:r w:rsidRPr="002C4E8C">
              <w:rPr>
                <w:rFonts w:ascii="宋体" w:eastAsia="宋体" w:hAnsi="宋体" w:cs="微软雅黑"/>
                <w:szCs w:val="21"/>
                <w:rPrChange w:id="326" w:author="王同罕" w:date="2019-05-04T16:28:00Z">
                  <w:rPr>
                    <w:rFonts w:ascii="宋体" w:eastAsia="宋体" w:hAnsi="宋体" w:cs="微软雅黑"/>
                    <w:sz w:val="24"/>
                    <w:szCs w:val="24"/>
                  </w:rPr>
                </w:rPrChange>
              </w:rPr>
              <w:t>id</w:t>
            </w:r>
          </w:p>
        </w:tc>
      </w:tr>
      <w:tr w:rsidR="00853D6F" w:rsidRPr="00821032" w14:paraId="598897E3" w14:textId="77777777" w:rsidTr="00AE7418">
        <w:tc>
          <w:tcPr>
            <w:tcW w:w="1698" w:type="dxa"/>
            <w:hideMark/>
          </w:tcPr>
          <w:p w14:paraId="5389447D" w14:textId="77777777" w:rsidR="00DB15FB" w:rsidRPr="002C4E8C" w:rsidRDefault="00DB15FB" w:rsidP="00853D6F">
            <w:pPr>
              <w:jc w:val="center"/>
              <w:rPr>
                <w:rFonts w:ascii="宋体" w:eastAsia="宋体" w:hAnsi="宋体" w:cs="微软雅黑"/>
                <w:b/>
                <w:bCs/>
                <w:szCs w:val="21"/>
                <w:rPrChange w:id="327" w:author="王同罕" w:date="2019-05-04T16:28:00Z">
                  <w:rPr>
                    <w:rFonts w:ascii="宋体" w:eastAsia="宋体" w:hAnsi="宋体" w:cs="微软雅黑"/>
                    <w:b/>
                    <w:bCs/>
                    <w:sz w:val="24"/>
                    <w:szCs w:val="24"/>
                  </w:rPr>
                </w:rPrChange>
              </w:rPr>
            </w:pPr>
            <w:r w:rsidRPr="002C4E8C">
              <w:rPr>
                <w:rFonts w:ascii="宋体" w:eastAsia="宋体" w:hAnsi="宋体" w:cs="微软雅黑" w:hint="eastAsia"/>
                <w:b/>
                <w:bCs/>
                <w:szCs w:val="21"/>
                <w:rPrChange w:id="328" w:author="王同罕" w:date="2019-05-04T16:28:00Z">
                  <w:rPr>
                    <w:rFonts w:ascii="宋体" w:eastAsia="宋体" w:hAnsi="宋体" w:cs="微软雅黑" w:hint="eastAsia"/>
                    <w:b/>
                    <w:bCs/>
                    <w:sz w:val="24"/>
                    <w:szCs w:val="24"/>
                  </w:rPr>
                </w:rPrChange>
              </w:rPr>
              <w:t>发布人的邮箱</w:t>
            </w:r>
          </w:p>
        </w:tc>
        <w:tc>
          <w:tcPr>
            <w:tcW w:w="1841" w:type="dxa"/>
            <w:hideMark/>
          </w:tcPr>
          <w:p w14:paraId="54155CBB" w14:textId="77777777" w:rsidR="00DB15FB" w:rsidRPr="002C4E8C" w:rsidRDefault="00DB15FB" w:rsidP="00853D6F">
            <w:pPr>
              <w:tabs>
                <w:tab w:val="center" w:pos="1312"/>
              </w:tabs>
              <w:jc w:val="center"/>
              <w:rPr>
                <w:rFonts w:ascii="宋体" w:eastAsia="宋体" w:hAnsi="宋体" w:cs="微软雅黑"/>
                <w:szCs w:val="21"/>
                <w:rPrChange w:id="329"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30" w:author="王同罕" w:date="2019-05-04T16:28:00Z">
                  <w:rPr>
                    <w:rFonts w:ascii="宋体" w:eastAsia="宋体" w:hAnsi="宋体" w:cs="微软雅黑"/>
                    <w:sz w:val="24"/>
                    <w:szCs w:val="24"/>
                  </w:rPr>
                </w:rPrChange>
              </w:rPr>
              <w:t>email</w:t>
            </w:r>
          </w:p>
        </w:tc>
        <w:tc>
          <w:tcPr>
            <w:tcW w:w="1843" w:type="dxa"/>
          </w:tcPr>
          <w:p w14:paraId="52934C4C" w14:textId="77777777" w:rsidR="00DB15FB" w:rsidRPr="002C4E8C" w:rsidRDefault="004B4D42" w:rsidP="00853D6F">
            <w:pPr>
              <w:jc w:val="center"/>
              <w:rPr>
                <w:rFonts w:ascii="宋体" w:eastAsia="宋体" w:hAnsi="宋体" w:cs="微软雅黑"/>
                <w:szCs w:val="21"/>
                <w:rPrChange w:id="331"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32" w:author="王同罕" w:date="2019-05-04T16:28:00Z">
                  <w:rPr>
                    <w:rFonts w:ascii="宋体" w:eastAsia="宋体" w:hAnsi="宋体" w:cs="微软雅黑"/>
                    <w:sz w:val="24"/>
                    <w:szCs w:val="24"/>
                  </w:rPr>
                </w:rPrChange>
              </w:rPr>
              <w:t>nvarchar2(20)</w:t>
            </w:r>
          </w:p>
        </w:tc>
        <w:tc>
          <w:tcPr>
            <w:tcW w:w="850" w:type="dxa"/>
          </w:tcPr>
          <w:p w14:paraId="77E2DBB1" w14:textId="77777777" w:rsidR="00DB15FB" w:rsidRPr="002C4E8C" w:rsidRDefault="00DB15FB" w:rsidP="00853D6F">
            <w:pPr>
              <w:jc w:val="center"/>
              <w:rPr>
                <w:rFonts w:ascii="宋体" w:eastAsia="宋体" w:hAnsi="宋体" w:cs="微软雅黑"/>
                <w:szCs w:val="21"/>
                <w:rPrChange w:id="333" w:author="王同罕" w:date="2019-05-04T16:28:00Z">
                  <w:rPr>
                    <w:rFonts w:ascii="宋体" w:eastAsia="宋体" w:hAnsi="宋体" w:cs="微软雅黑"/>
                    <w:sz w:val="24"/>
                    <w:szCs w:val="24"/>
                  </w:rPr>
                </w:rPrChange>
              </w:rPr>
            </w:pPr>
          </w:p>
        </w:tc>
        <w:tc>
          <w:tcPr>
            <w:tcW w:w="2544" w:type="dxa"/>
          </w:tcPr>
          <w:p w14:paraId="55131E92" w14:textId="77777777" w:rsidR="00DB15FB" w:rsidRPr="002C4E8C" w:rsidRDefault="00DB15FB" w:rsidP="00853D6F">
            <w:pPr>
              <w:jc w:val="center"/>
              <w:rPr>
                <w:rFonts w:ascii="宋体" w:eastAsia="宋体" w:hAnsi="宋体" w:cs="微软雅黑"/>
                <w:szCs w:val="21"/>
                <w:rPrChange w:id="334" w:author="王同罕" w:date="2019-05-04T16:28:00Z">
                  <w:rPr>
                    <w:rFonts w:ascii="宋体" w:eastAsia="宋体" w:hAnsi="宋体" w:cs="微软雅黑"/>
                    <w:sz w:val="24"/>
                    <w:szCs w:val="24"/>
                  </w:rPr>
                </w:rPrChange>
              </w:rPr>
            </w:pPr>
          </w:p>
        </w:tc>
      </w:tr>
      <w:tr w:rsidR="00853D6F" w:rsidRPr="00821032" w14:paraId="1C0F5B8E" w14:textId="77777777" w:rsidTr="00AE7418">
        <w:tc>
          <w:tcPr>
            <w:tcW w:w="1698" w:type="dxa"/>
            <w:hideMark/>
          </w:tcPr>
          <w:p w14:paraId="6837B8ED" w14:textId="77777777" w:rsidR="00DB15FB" w:rsidRPr="002C4E8C" w:rsidRDefault="00DB15FB" w:rsidP="00853D6F">
            <w:pPr>
              <w:jc w:val="center"/>
              <w:rPr>
                <w:rFonts w:ascii="宋体" w:eastAsia="宋体" w:hAnsi="宋体" w:cs="微软雅黑"/>
                <w:b/>
                <w:bCs/>
                <w:szCs w:val="21"/>
                <w:rPrChange w:id="335" w:author="王同罕" w:date="2019-05-04T16:28:00Z">
                  <w:rPr>
                    <w:rFonts w:ascii="宋体" w:eastAsia="宋体" w:hAnsi="宋体" w:cs="微软雅黑"/>
                    <w:b/>
                    <w:bCs/>
                    <w:sz w:val="24"/>
                    <w:szCs w:val="24"/>
                  </w:rPr>
                </w:rPrChange>
              </w:rPr>
            </w:pPr>
            <w:r w:rsidRPr="002C4E8C">
              <w:rPr>
                <w:rFonts w:ascii="宋体" w:eastAsia="宋体" w:hAnsi="宋体" w:cs="微软雅黑" w:hint="eastAsia"/>
                <w:b/>
                <w:bCs/>
                <w:szCs w:val="21"/>
                <w:rPrChange w:id="336" w:author="王同罕" w:date="2019-05-04T16:28:00Z">
                  <w:rPr>
                    <w:rFonts w:ascii="宋体" w:eastAsia="宋体" w:hAnsi="宋体" w:cs="微软雅黑" w:hint="eastAsia"/>
                    <w:b/>
                    <w:bCs/>
                    <w:sz w:val="24"/>
                    <w:szCs w:val="24"/>
                  </w:rPr>
                </w:rPrChange>
              </w:rPr>
              <w:t>标题</w:t>
            </w:r>
          </w:p>
        </w:tc>
        <w:tc>
          <w:tcPr>
            <w:tcW w:w="1841" w:type="dxa"/>
            <w:hideMark/>
          </w:tcPr>
          <w:p w14:paraId="3CBE57A8" w14:textId="77777777" w:rsidR="00DB15FB" w:rsidRPr="002C4E8C" w:rsidRDefault="00DB15FB" w:rsidP="00853D6F">
            <w:pPr>
              <w:jc w:val="center"/>
              <w:rPr>
                <w:rFonts w:ascii="宋体" w:eastAsia="宋体" w:hAnsi="宋体" w:cs="微软雅黑"/>
                <w:szCs w:val="21"/>
                <w:rPrChange w:id="337"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38" w:author="王同罕" w:date="2019-05-04T16:28:00Z">
                  <w:rPr>
                    <w:rFonts w:ascii="宋体" w:eastAsia="宋体" w:hAnsi="宋体" w:cs="微软雅黑"/>
                    <w:sz w:val="24"/>
                    <w:szCs w:val="24"/>
                  </w:rPr>
                </w:rPrChange>
              </w:rPr>
              <w:t>atitle</w:t>
            </w:r>
          </w:p>
        </w:tc>
        <w:tc>
          <w:tcPr>
            <w:tcW w:w="1843" w:type="dxa"/>
          </w:tcPr>
          <w:p w14:paraId="6D358FA9" w14:textId="77777777" w:rsidR="00DB15FB" w:rsidRPr="002C4E8C" w:rsidRDefault="004B4D42" w:rsidP="00853D6F">
            <w:pPr>
              <w:jc w:val="center"/>
              <w:rPr>
                <w:rFonts w:ascii="宋体" w:eastAsia="宋体" w:hAnsi="宋体" w:cs="微软雅黑"/>
                <w:szCs w:val="21"/>
                <w:rPrChange w:id="339"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40" w:author="王同罕" w:date="2019-05-04T16:28:00Z">
                  <w:rPr>
                    <w:rFonts w:ascii="宋体" w:eastAsia="宋体" w:hAnsi="宋体" w:cs="微软雅黑"/>
                    <w:sz w:val="24"/>
                    <w:szCs w:val="24"/>
                  </w:rPr>
                </w:rPrChange>
              </w:rPr>
              <w:t>nvarchar2(30)</w:t>
            </w:r>
          </w:p>
        </w:tc>
        <w:tc>
          <w:tcPr>
            <w:tcW w:w="850" w:type="dxa"/>
          </w:tcPr>
          <w:p w14:paraId="3AD5391C" w14:textId="77777777" w:rsidR="00DB15FB" w:rsidRPr="002C4E8C" w:rsidRDefault="00DB15FB" w:rsidP="00853D6F">
            <w:pPr>
              <w:jc w:val="center"/>
              <w:rPr>
                <w:rFonts w:ascii="宋体" w:eastAsia="宋体" w:hAnsi="宋体" w:cs="微软雅黑"/>
                <w:szCs w:val="21"/>
                <w:rPrChange w:id="341" w:author="王同罕" w:date="2019-05-04T16:28:00Z">
                  <w:rPr>
                    <w:rFonts w:ascii="宋体" w:eastAsia="宋体" w:hAnsi="宋体" w:cs="微软雅黑"/>
                    <w:sz w:val="24"/>
                    <w:szCs w:val="24"/>
                  </w:rPr>
                </w:rPrChange>
              </w:rPr>
            </w:pPr>
          </w:p>
        </w:tc>
        <w:tc>
          <w:tcPr>
            <w:tcW w:w="2544" w:type="dxa"/>
          </w:tcPr>
          <w:p w14:paraId="20FCC49C" w14:textId="77777777" w:rsidR="00DB15FB" w:rsidRPr="002C4E8C" w:rsidRDefault="00DB15FB" w:rsidP="00853D6F">
            <w:pPr>
              <w:jc w:val="center"/>
              <w:rPr>
                <w:rFonts w:ascii="宋体" w:eastAsia="宋体" w:hAnsi="宋体" w:cs="微软雅黑"/>
                <w:szCs w:val="21"/>
                <w:rPrChange w:id="342" w:author="王同罕" w:date="2019-05-04T16:28:00Z">
                  <w:rPr>
                    <w:rFonts w:ascii="宋体" w:eastAsia="宋体" w:hAnsi="宋体" w:cs="微软雅黑"/>
                    <w:sz w:val="24"/>
                    <w:szCs w:val="24"/>
                  </w:rPr>
                </w:rPrChange>
              </w:rPr>
            </w:pPr>
          </w:p>
        </w:tc>
      </w:tr>
      <w:tr w:rsidR="00853D6F" w:rsidRPr="00821032" w14:paraId="1DAC5BF7" w14:textId="77777777" w:rsidTr="00AE7418">
        <w:tc>
          <w:tcPr>
            <w:tcW w:w="1698" w:type="dxa"/>
            <w:hideMark/>
          </w:tcPr>
          <w:p w14:paraId="143829FC" w14:textId="77777777" w:rsidR="00DB15FB" w:rsidRPr="002C4E8C" w:rsidRDefault="00DB15FB" w:rsidP="00853D6F">
            <w:pPr>
              <w:jc w:val="center"/>
              <w:rPr>
                <w:rFonts w:ascii="宋体" w:eastAsia="宋体" w:hAnsi="宋体" w:cs="微软雅黑"/>
                <w:b/>
                <w:bCs/>
                <w:szCs w:val="21"/>
                <w:rPrChange w:id="343" w:author="王同罕" w:date="2019-05-04T16:28:00Z">
                  <w:rPr>
                    <w:rFonts w:ascii="宋体" w:eastAsia="宋体" w:hAnsi="宋体" w:cs="微软雅黑"/>
                    <w:b/>
                    <w:bCs/>
                    <w:sz w:val="24"/>
                    <w:szCs w:val="24"/>
                  </w:rPr>
                </w:rPrChange>
              </w:rPr>
            </w:pPr>
            <w:r w:rsidRPr="002C4E8C">
              <w:rPr>
                <w:rFonts w:ascii="宋体" w:eastAsia="宋体" w:hAnsi="宋体" w:cs="微软雅黑" w:hint="eastAsia"/>
                <w:b/>
                <w:bCs/>
                <w:szCs w:val="21"/>
                <w:rPrChange w:id="344" w:author="王同罕" w:date="2019-05-04T16:28:00Z">
                  <w:rPr>
                    <w:rFonts w:ascii="宋体" w:eastAsia="宋体" w:hAnsi="宋体" w:cs="微软雅黑" w:hint="eastAsia"/>
                    <w:b/>
                    <w:bCs/>
                    <w:sz w:val="24"/>
                    <w:szCs w:val="24"/>
                  </w:rPr>
                </w:rPrChange>
              </w:rPr>
              <w:t>内容</w:t>
            </w:r>
          </w:p>
        </w:tc>
        <w:tc>
          <w:tcPr>
            <w:tcW w:w="1841" w:type="dxa"/>
            <w:hideMark/>
          </w:tcPr>
          <w:p w14:paraId="49AF6264" w14:textId="77777777" w:rsidR="00DB15FB" w:rsidRPr="002C4E8C" w:rsidRDefault="00DB15FB" w:rsidP="00853D6F">
            <w:pPr>
              <w:jc w:val="center"/>
              <w:rPr>
                <w:rFonts w:ascii="宋体" w:eastAsia="宋体" w:hAnsi="宋体" w:cs="微软雅黑"/>
                <w:szCs w:val="21"/>
                <w:rPrChange w:id="345"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46" w:author="王同罕" w:date="2019-05-04T16:28:00Z">
                  <w:rPr>
                    <w:rFonts w:ascii="宋体" w:eastAsia="宋体" w:hAnsi="宋体" w:cs="微软雅黑"/>
                    <w:sz w:val="24"/>
                    <w:szCs w:val="24"/>
                  </w:rPr>
                </w:rPrChange>
              </w:rPr>
              <w:t>acontent</w:t>
            </w:r>
          </w:p>
        </w:tc>
        <w:tc>
          <w:tcPr>
            <w:tcW w:w="1843" w:type="dxa"/>
          </w:tcPr>
          <w:p w14:paraId="685E78DB" w14:textId="77777777" w:rsidR="00DB15FB" w:rsidRPr="002C4E8C" w:rsidRDefault="004B4D42" w:rsidP="00853D6F">
            <w:pPr>
              <w:jc w:val="center"/>
              <w:rPr>
                <w:rFonts w:ascii="宋体" w:eastAsia="宋体" w:hAnsi="宋体" w:cs="微软雅黑"/>
                <w:szCs w:val="21"/>
                <w:rPrChange w:id="347"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48" w:author="王同罕" w:date="2019-05-04T16:28:00Z">
                  <w:rPr>
                    <w:rFonts w:ascii="宋体" w:eastAsia="宋体" w:hAnsi="宋体" w:cs="微软雅黑"/>
                    <w:sz w:val="24"/>
                    <w:szCs w:val="24"/>
                  </w:rPr>
                </w:rPrChange>
              </w:rPr>
              <w:t>nvarchar2(2000)</w:t>
            </w:r>
          </w:p>
        </w:tc>
        <w:tc>
          <w:tcPr>
            <w:tcW w:w="850" w:type="dxa"/>
          </w:tcPr>
          <w:p w14:paraId="0B4F644B" w14:textId="77777777" w:rsidR="00DB15FB" w:rsidRPr="002C4E8C" w:rsidRDefault="00DB15FB" w:rsidP="00853D6F">
            <w:pPr>
              <w:jc w:val="center"/>
              <w:rPr>
                <w:rFonts w:ascii="宋体" w:eastAsia="宋体" w:hAnsi="宋体" w:cs="微软雅黑"/>
                <w:szCs w:val="21"/>
                <w:rPrChange w:id="349" w:author="王同罕" w:date="2019-05-04T16:28:00Z">
                  <w:rPr>
                    <w:rFonts w:ascii="宋体" w:eastAsia="宋体" w:hAnsi="宋体" w:cs="微软雅黑"/>
                    <w:sz w:val="24"/>
                    <w:szCs w:val="24"/>
                  </w:rPr>
                </w:rPrChange>
              </w:rPr>
            </w:pPr>
          </w:p>
        </w:tc>
        <w:tc>
          <w:tcPr>
            <w:tcW w:w="2544" w:type="dxa"/>
          </w:tcPr>
          <w:p w14:paraId="7FC758F3" w14:textId="77777777" w:rsidR="00DB15FB" w:rsidRPr="002C4E8C" w:rsidRDefault="00DB15FB" w:rsidP="00853D6F">
            <w:pPr>
              <w:jc w:val="center"/>
              <w:rPr>
                <w:rFonts w:ascii="宋体" w:eastAsia="宋体" w:hAnsi="宋体" w:cs="微软雅黑"/>
                <w:szCs w:val="21"/>
                <w:rPrChange w:id="350" w:author="王同罕" w:date="2019-05-04T16:28:00Z">
                  <w:rPr>
                    <w:rFonts w:ascii="宋体" w:eastAsia="宋体" w:hAnsi="宋体" w:cs="微软雅黑"/>
                    <w:sz w:val="24"/>
                    <w:szCs w:val="24"/>
                  </w:rPr>
                </w:rPrChange>
              </w:rPr>
            </w:pPr>
          </w:p>
        </w:tc>
      </w:tr>
      <w:tr w:rsidR="00853D6F" w:rsidRPr="00821032" w14:paraId="021EE93B" w14:textId="77777777" w:rsidTr="00AE7418">
        <w:tc>
          <w:tcPr>
            <w:tcW w:w="1698" w:type="dxa"/>
            <w:hideMark/>
          </w:tcPr>
          <w:p w14:paraId="7850C59B" w14:textId="77777777" w:rsidR="00DB15FB" w:rsidRPr="002C4E8C" w:rsidRDefault="00DB15FB" w:rsidP="00853D6F">
            <w:pPr>
              <w:jc w:val="center"/>
              <w:rPr>
                <w:rFonts w:ascii="宋体" w:eastAsia="宋体" w:hAnsi="宋体" w:cs="微软雅黑"/>
                <w:b/>
                <w:bCs/>
                <w:szCs w:val="21"/>
                <w:rPrChange w:id="351" w:author="王同罕" w:date="2019-05-04T16:28:00Z">
                  <w:rPr>
                    <w:rFonts w:ascii="宋体" w:eastAsia="宋体" w:hAnsi="宋体" w:cs="微软雅黑"/>
                    <w:b/>
                    <w:bCs/>
                    <w:sz w:val="24"/>
                    <w:szCs w:val="24"/>
                  </w:rPr>
                </w:rPrChange>
              </w:rPr>
            </w:pPr>
            <w:r w:rsidRPr="002C4E8C">
              <w:rPr>
                <w:rFonts w:ascii="宋体" w:eastAsia="宋体" w:hAnsi="宋体" w:cs="微软雅黑" w:hint="eastAsia"/>
                <w:b/>
                <w:bCs/>
                <w:szCs w:val="21"/>
                <w:rPrChange w:id="352" w:author="王同罕" w:date="2019-05-04T16:28:00Z">
                  <w:rPr>
                    <w:rFonts w:ascii="宋体" w:eastAsia="宋体" w:hAnsi="宋体" w:cs="微软雅黑" w:hint="eastAsia"/>
                    <w:b/>
                    <w:bCs/>
                    <w:sz w:val="24"/>
                    <w:szCs w:val="24"/>
                  </w:rPr>
                </w:rPrChange>
              </w:rPr>
              <w:t>发布时间</w:t>
            </w:r>
          </w:p>
        </w:tc>
        <w:tc>
          <w:tcPr>
            <w:tcW w:w="1841" w:type="dxa"/>
            <w:hideMark/>
          </w:tcPr>
          <w:p w14:paraId="4DB9B1F6" w14:textId="77777777" w:rsidR="00DB15FB" w:rsidRPr="002C4E8C" w:rsidRDefault="00DB15FB" w:rsidP="00853D6F">
            <w:pPr>
              <w:jc w:val="center"/>
              <w:rPr>
                <w:rFonts w:ascii="宋体" w:eastAsia="宋体" w:hAnsi="宋体" w:cs="微软雅黑"/>
                <w:szCs w:val="21"/>
                <w:rPrChange w:id="353"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54" w:author="王同罕" w:date="2019-05-04T16:28:00Z">
                  <w:rPr>
                    <w:rFonts w:ascii="宋体" w:eastAsia="宋体" w:hAnsi="宋体" w:cs="微软雅黑"/>
                    <w:sz w:val="24"/>
                    <w:szCs w:val="24"/>
                  </w:rPr>
                </w:rPrChange>
              </w:rPr>
              <w:t>currtetime</w:t>
            </w:r>
          </w:p>
        </w:tc>
        <w:tc>
          <w:tcPr>
            <w:tcW w:w="1843" w:type="dxa"/>
          </w:tcPr>
          <w:p w14:paraId="67ECFE82" w14:textId="77777777" w:rsidR="00DB15FB" w:rsidRPr="002C4E8C" w:rsidRDefault="004B4D42" w:rsidP="00853D6F">
            <w:pPr>
              <w:jc w:val="center"/>
              <w:rPr>
                <w:rFonts w:ascii="宋体" w:eastAsia="宋体" w:hAnsi="宋体" w:cs="微软雅黑"/>
                <w:szCs w:val="21"/>
                <w:rPrChange w:id="355"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56" w:author="王同罕" w:date="2019-05-04T16:28:00Z">
                  <w:rPr>
                    <w:rFonts w:ascii="宋体" w:eastAsia="宋体" w:hAnsi="宋体" w:cs="微软雅黑"/>
                    <w:sz w:val="24"/>
                    <w:szCs w:val="24"/>
                  </w:rPr>
                </w:rPrChange>
              </w:rPr>
              <w:t>date</w:t>
            </w:r>
          </w:p>
        </w:tc>
        <w:tc>
          <w:tcPr>
            <w:tcW w:w="850" w:type="dxa"/>
          </w:tcPr>
          <w:p w14:paraId="09ECC0C2" w14:textId="77777777" w:rsidR="00DB15FB" w:rsidRPr="002C4E8C" w:rsidRDefault="00DB15FB" w:rsidP="00853D6F">
            <w:pPr>
              <w:jc w:val="center"/>
              <w:rPr>
                <w:rFonts w:ascii="宋体" w:eastAsia="宋体" w:hAnsi="宋体" w:cs="微软雅黑"/>
                <w:szCs w:val="21"/>
                <w:rPrChange w:id="357" w:author="王同罕" w:date="2019-05-04T16:28:00Z">
                  <w:rPr>
                    <w:rFonts w:ascii="宋体" w:eastAsia="宋体" w:hAnsi="宋体" w:cs="微软雅黑"/>
                    <w:sz w:val="24"/>
                    <w:szCs w:val="24"/>
                  </w:rPr>
                </w:rPrChange>
              </w:rPr>
            </w:pPr>
          </w:p>
        </w:tc>
        <w:tc>
          <w:tcPr>
            <w:tcW w:w="2544" w:type="dxa"/>
          </w:tcPr>
          <w:p w14:paraId="5AAB8BCC" w14:textId="77777777" w:rsidR="00DB15FB" w:rsidRPr="002C4E8C" w:rsidRDefault="00DB15FB" w:rsidP="00853D6F">
            <w:pPr>
              <w:jc w:val="center"/>
              <w:rPr>
                <w:rFonts w:ascii="宋体" w:eastAsia="宋体" w:hAnsi="宋体" w:cs="微软雅黑"/>
                <w:szCs w:val="21"/>
                <w:rPrChange w:id="358" w:author="王同罕" w:date="2019-05-04T16:28:00Z">
                  <w:rPr>
                    <w:rFonts w:ascii="宋体" w:eastAsia="宋体" w:hAnsi="宋体" w:cs="微软雅黑"/>
                    <w:sz w:val="24"/>
                    <w:szCs w:val="24"/>
                  </w:rPr>
                </w:rPrChange>
              </w:rPr>
            </w:pPr>
          </w:p>
        </w:tc>
      </w:tr>
      <w:tr w:rsidR="00853D6F" w:rsidRPr="00821032" w14:paraId="0B360EC5" w14:textId="77777777" w:rsidTr="00AE7418">
        <w:tc>
          <w:tcPr>
            <w:tcW w:w="1698" w:type="dxa"/>
            <w:hideMark/>
          </w:tcPr>
          <w:p w14:paraId="76E620EC" w14:textId="77777777" w:rsidR="00DB15FB" w:rsidRPr="002C4E8C" w:rsidRDefault="00DB15FB" w:rsidP="00853D6F">
            <w:pPr>
              <w:jc w:val="center"/>
              <w:rPr>
                <w:rFonts w:ascii="宋体" w:eastAsia="宋体" w:hAnsi="宋体" w:cs="微软雅黑"/>
                <w:b/>
                <w:bCs/>
                <w:szCs w:val="21"/>
                <w:rPrChange w:id="359" w:author="王同罕" w:date="2019-05-04T16:28:00Z">
                  <w:rPr>
                    <w:rFonts w:ascii="宋体" w:eastAsia="宋体" w:hAnsi="宋体" w:cs="微软雅黑"/>
                    <w:b/>
                    <w:bCs/>
                    <w:sz w:val="24"/>
                    <w:szCs w:val="24"/>
                  </w:rPr>
                </w:rPrChange>
              </w:rPr>
            </w:pPr>
            <w:r w:rsidRPr="002C4E8C">
              <w:rPr>
                <w:rFonts w:ascii="宋体" w:eastAsia="宋体" w:hAnsi="宋体" w:cs="微软雅黑" w:hint="eastAsia"/>
                <w:b/>
                <w:bCs/>
                <w:szCs w:val="21"/>
                <w:rPrChange w:id="360" w:author="王同罕" w:date="2019-05-04T16:28:00Z">
                  <w:rPr>
                    <w:rFonts w:ascii="宋体" w:eastAsia="宋体" w:hAnsi="宋体" w:cs="微软雅黑" w:hint="eastAsia"/>
                    <w:b/>
                    <w:bCs/>
                    <w:sz w:val="24"/>
                    <w:szCs w:val="24"/>
                  </w:rPr>
                </w:rPrChange>
              </w:rPr>
              <w:t>评论的数量</w:t>
            </w:r>
          </w:p>
        </w:tc>
        <w:tc>
          <w:tcPr>
            <w:tcW w:w="1841" w:type="dxa"/>
            <w:hideMark/>
          </w:tcPr>
          <w:p w14:paraId="7589E92E" w14:textId="77777777" w:rsidR="00DB15FB" w:rsidRPr="002C4E8C" w:rsidRDefault="00DB15FB" w:rsidP="00853D6F">
            <w:pPr>
              <w:jc w:val="center"/>
              <w:rPr>
                <w:rFonts w:ascii="宋体" w:eastAsia="宋体" w:hAnsi="宋体" w:cs="微软雅黑"/>
                <w:szCs w:val="21"/>
                <w:rPrChange w:id="361"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62" w:author="王同罕" w:date="2019-05-04T16:28:00Z">
                  <w:rPr>
                    <w:rFonts w:ascii="宋体" w:eastAsia="宋体" w:hAnsi="宋体" w:cs="微软雅黑"/>
                    <w:sz w:val="24"/>
                    <w:szCs w:val="24"/>
                  </w:rPr>
                </w:rPrChange>
              </w:rPr>
              <w:t>aspnum</w:t>
            </w:r>
          </w:p>
        </w:tc>
        <w:tc>
          <w:tcPr>
            <w:tcW w:w="1843" w:type="dxa"/>
          </w:tcPr>
          <w:p w14:paraId="46C38CC3" w14:textId="77777777" w:rsidR="00DB15FB" w:rsidRPr="002C4E8C" w:rsidRDefault="004B4D42" w:rsidP="00853D6F">
            <w:pPr>
              <w:jc w:val="center"/>
              <w:rPr>
                <w:rFonts w:ascii="宋体" w:eastAsia="宋体" w:hAnsi="宋体" w:cs="微软雅黑"/>
                <w:szCs w:val="21"/>
                <w:rPrChange w:id="363"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64" w:author="王同罕" w:date="2019-05-04T16:28:00Z">
                  <w:rPr>
                    <w:rFonts w:ascii="宋体" w:eastAsia="宋体" w:hAnsi="宋体" w:cs="微软雅黑"/>
                    <w:sz w:val="24"/>
                    <w:szCs w:val="24"/>
                  </w:rPr>
                </w:rPrChange>
              </w:rPr>
              <w:t>number(8)</w:t>
            </w:r>
          </w:p>
        </w:tc>
        <w:tc>
          <w:tcPr>
            <w:tcW w:w="850" w:type="dxa"/>
          </w:tcPr>
          <w:p w14:paraId="56FBE2D7" w14:textId="77777777" w:rsidR="00DB15FB" w:rsidRPr="002C4E8C" w:rsidRDefault="00DB15FB" w:rsidP="00853D6F">
            <w:pPr>
              <w:jc w:val="center"/>
              <w:rPr>
                <w:rFonts w:ascii="宋体" w:eastAsia="宋体" w:hAnsi="宋体" w:cs="微软雅黑"/>
                <w:szCs w:val="21"/>
                <w:rPrChange w:id="365" w:author="王同罕" w:date="2019-05-04T16:28:00Z">
                  <w:rPr>
                    <w:rFonts w:ascii="宋体" w:eastAsia="宋体" w:hAnsi="宋体" w:cs="微软雅黑"/>
                    <w:sz w:val="24"/>
                    <w:szCs w:val="24"/>
                  </w:rPr>
                </w:rPrChange>
              </w:rPr>
            </w:pPr>
          </w:p>
        </w:tc>
        <w:tc>
          <w:tcPr>
            <w:tcW w:w="2544" w:type="dxa"/>
          </w:tcPr>
          <w:p w14:paraId="183A2F52" w14:textId="77777777" w:rsidR="00DB15FB" w:rsidRPr="002C4E8C" w:rsidRDefault="00DB15FB" w:rsidP="00853D6F">
            <w:pPr>
              <w:jc w:val="center"/>
              <w:rPr>
                <w:rFonts w:ascii="宋体" w:eastAsia="宋体" w:hAnsi="宋体" w:cs="微软雅黑"/>
                <w:szCs w:val="21"/>
                <w:rPrChange w:id="366" w:author="王同罕" w:date="2019-05-04T16:28:00Z">
                  <w:rPr>
                    <w:rFonts w:ascii="宋体" w:eastAsia="宋体" w:hAnsi="宋体" w:cs="微软雅黑"/>
                    <w:sz w:val="24"/>
                    <w:szCs w:val="24"/>
                  </w:rPr>
                </w:rPrChange>
              </w:rPr>
            </w:pPr>
          </w:p>
        </w:tc>
      </w:tr>
      <w:tr w:rsidR="00853D6F" w:rsidRPr="00821032" w14:paraId="3706DBCC" w14:textId="77777777" w:rsidTr="00AE7418">
        <w:tc>
          <w:tcPr>
            <w:tcW w:w="1698" w:type="dxa"/>
            <w:hideMark/>
          </w:tcPr>
          <w:p w14:paraId="33E154F6" w14:textId="77777777" w:rsidR="00DB15FB" w:rsidRPr="002C4E8C" w:rsidRDefault="00DB15FB" w:rsidP="00853D6F">
            <w:pPr>
              <w:jc w:val="center"/>
              <w:rPr>
                <w:rFonts w:ascii="宋体" w:eastAsia="宋体" w:hAnsi="宋体" w:cs="微软雅黑"/>
                <w:b/>
                <w:bCs/>
                <w:szCs w:val="21"/>
                <w:rPrChange w:id="367" w:author="王同罕" w:date="2019-05-04T16:28:00Z">
                  <w:rPr>
                    <w:rFonts w:ascii="宋体" w:eastAsia="宋体" w:hAnsi="宋体" w:cs="微软雅黑"/>
                    <w:b/>
                    <w:bCs/>
                    <w:sz w:val="24"/>
                    <w:szCs w:val="24"/>
                  </w:rPr>
                </w:rPrChange>
              </w:rPr>
            </w:pPr>
            <w:r w:rsidRPr="002C4E8C">
              <w:rPr>
                <w:rFonts w:ascii="宋体" w:eastAsia="宋体" w:hAnsi="宋体" w:cs="微软雅黑" w:hint="eastAsia"/>
                <w:b/>
                <w:bCs/>
                <w:szCs w:val="21"/>
                <w:rPrChange w:id="368" w:author="王同罕" w:date="2019-05-04T16:28:00Z">
                  <w:rPr>
                    <w:rFonts w:ascii="宋体" w:eastAsia="宋体" w:hAnsi="宋体" w:cs="微软雅黑" w:hint="eastAsia"/>
                    <w:b/>
                    <w:bCs/>
                    <w:sz w:val="24"/>
                    <w:szCs w:val="24"/>
                  </w:rPr>
                </w:rPrChange>
              </w:rPr>
              <w:t>点赞的数量</w:t>
            </w:r>
          </w:p>
        </w:tc>
        <w:tc>
          <w:tcPr>
            <w:tcW w:w="1841" w:type="dxa"/>
            <w:hideMark/>
          </w:tcPr>
          <w:p w14:paraId="66854073" w14:textId="77777777" w:rsidR="00DB15FB" w:rsidRPr="002C4E8C" w:rsidRDefault="00DB15FB" w:rsidP="00853D6F">
            <w:pPr>
              <w:jc w:val="center"/>
              <w:rPr>
                <w:rFonts w:ascii="宋体" w:eastAsia="宋体" w:hAnsi="宋体" w:cs="微软雅黑"/>
                <w:szCs w:val="21"/>
                <w:rPrChange w:id="369"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70" w:author="王同罕" w:date="2019-05-04T16:28:00Z">
                  <w:rPr>
                    <w:rFonts w:ascii="宋体" w:eastAsia="宋体" w:hAnsi="宋体" w:cs="微软雅黑"/>
                    <w:sz w:val="24"/>
                    <w:szCs w:val="24"/>
                  </w:rPr>
                </w:rPrChange>
              </w:rPr>
              <w:t>adznum</w:t>
            </w:r>
          </w:p>
        </w:tc>
        <w:tc>
          <w:tcPr>
            <w:tcW w:w="1843" w:type="dxa"/>
          </w:tcPr>
          <w:p w14:paraId="210668E0" w14:textId="77777777" w:rsidR="00DB15FB" w:rsidRPr="002C4E8C" w:rsidRDefault="004B4D42" w:rsidP="00853D6F">
            <w:pPr>
              <w:jc w:val="center"/>
              <w:rPr>
                <w:rFonts w:ascii="宋体" w:eastAsia="宋体" w:hAnsi="宋体" w:cs="微软雅黑"/>
                <w:szCs w:val="21"/>
                <w:rPrChange w:id="371"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72" w:author="王同罕" w:date="2019-05-04T16:28:00Z">
                  <w:rPr>
                    <w:rFonts w:ascii="宋体" w:eastAsia="宋体" w:hAnsi="宋体" w:cs="微软雅黑"/>
                    <w:sz w:val="24"/>
                    <w:szCs w:val="24"/>
                  </w:rPr>
                </w:rPrChange>
              </w:rPr>
              <w:t>number(8)</w:t>
            </w:r>
          </w:p>
        </w:tc>
        <w:tc>
          <w:tcPr>
            <w:tcW w:w="850" w:type="dxa"/>
          </w:tcPr>
          <w:p w14:paraId="0DF21ED6" w14:textId="77777777" w:rsidR="00DB15FB" w:rsidRPr="002C4E8C" w:rsidRDefault="00DB15FB" w:rsidP="00853D6F">
            <w:pPr>
              <w:jc w:val="center"/>
              <w:rPr>
                <w:rFonts w:ascii="宋体" w:eastAsia="宋体" w:hAnsi="宋体" w:cs="微软雅黑"/>
                <w:szCs w:val="21"/>
                <w:rPrChange w:id="373" w:author="王同罕" w:date="2019-05-04T16:28:00Z">
                  <w:rPr>
                    <w:rFonts w:ascii="宋体" w:eastAsia="宋体" w:hAnsi="宋体" w:cs="微软雅黑"/>
                    <w:sz w:val="24"/>
                    <w:szCs w:val="24"/>
                  </w:rPr>
                </w:rPrChange>
              </w:rPr>
            </w:pPr>
          </w:p>
        </w:tc>
        <w:tc>
          <w:tcPr>
            <w:tcW w:w="2544" w:type="dxa"/>
          </w:tcPr>
          <w:p w14:paraId="1C95B9D5" w14:textId="77777777" w:rsidR="00DB15FB" w:rsidRPr="002C4E8C" w:rsidRDefault="00DB15FB" w:rsidP="00853D6F">
            <w:pPr>
              <w:jc w:val="center"/>
              <w:rPr>
                <w:rFonts w:ascii="宋体" w:eastAsia="宋体" w:hAnsi="宋体" w:cs="微软雅黑"/>
                <w:szCs w:val="21"/>
                <w:rPrChange w:id="374" w:author="王同罕" w:date="2019-05-04T16:28:00Z">
                  <w:rPr>
                    <w:rFonts w:ascii="宋体" w:eastAsia="宋体" w:hAnsi="宋体" w:cs="微软雅黑"/>
                    <w:sz w:val="24"/>
                    <w:szCs w:val="24"/>
                  </w:rPr>
                </w:rPrChange>
              </w:rPr>
            </w:pPr>
          </w:p>
        </w:tc>
      </w:tr>
      <w:tr w:rsidR="00853D6F" w:rsidRPr="00821032" w14:paraId="230118F4" w14:textId="77777777" w:rsidTr="00AE7418">
        <w:tc>
          <w:tcPr>
            <w:tcW w:w="1698" w:type="dxa"/>
            <w:hideMark/>
          </w:tcPr>
          <w:p w14:paraId="1D2AFC86" w14:textId="77777777" w:rsidR="00DB15FB" w:rsidRPr="002C4E8C" w:rsidRDefault="00DB15FB" w:rsidP="00853D6F">
            <w:pPr>
              <w:jc w:val="center"/>
              <w:rPr>
                <w:rFonts w:ascii="宋体" w:eastAsia="宋体" w:hAnsi="宋体" w:cs="微软雅黑"/>
                <w:b/>
                <w:bCs/>
                <w:szCs w:val="21"/>
                <w:rPrChange w:id="375" w:author="王同罕" w:date="2019-05-04T16:28:00Z">
                  <w:rPr>
                    <w:rFonts w:ascii="宋体" w:eastAsia="宋体" w:hAnsi="宋体" w:cs="微软雅黑"/>
                    <w:b/>
                    <w:bCs/>
                    <w:sz w:val="24"/>
                    <w:szCs w:val="24"/>
                  </w:rPr>
                </w:rPrChange>
              </w:rPr>
            </w:pPr>
            <w:r w:rsidRPr="002C4E8C">
              <w:rPr>
                <w:rFonts w:ascii="宋体" w:eastAsia="宋体" w:hAnsi="宋体" w:cs="微软雅黑" w:hint="eastAsia"/>
                <w:b/>
                <w:bCs/>
                <w:szCs w:val="21"/>
                <w:rPrChange w:id="376" w:author="王同罕" w:date="2019-05-04T16:28:00Z">
                  <w:rPr>
                    <w:rFonts w:ascii="宋体" w:eastAsia="宋体" w:hAnsi="宋体" w:cs="微软雅黑" w:hint="eastAsia"/>
                    <w:b/>
                    <w:bCs/>
                    <w:sz w:val="24"/>
                    <w:szCs w:val="24"/>
                  </w:rPr>
                </w:rPrChange>
              </w:rPr>
              <w:t>浏览次数</w:t>
            </w:r>
          </w:p>
        </w:tc>
        <w:tc>
          <w:tcPr>
            <w:tcW w:w="1841" w:type="dxa"/>
            <w:hideMark/>
          </w:tcPr>
          <w:p w14:paraId="15266B3C" w14:textId="77777777" w:rsidR="00DB15FB" w:rsidRPr="002C4E8C" w:rsidRDefault="00DB15FB" w:rsidP="00853D6F">
            <w:pPr>
              <w:jc w:val="center"/>
              <w:rPr>
                <w:rFonts w:ascii="宋体" w:eastAsia="宋体" w:hAnsi="宋体" w:cs="微软雅黑"/>
                <w:szCs w:val="21"/>
                <w:rPrChange w:id="377"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78" w:author="王同罕" w:date="2019-05-04T16:28:00Z">
                  <w:rPr>
                    <w:rFonts w:ascii="宋体" w:eastAsia="宋体" w:hAnsi="宋体" w:cs="微软雅黑"/>
                    <w:sz w:val="24"/>
                    <w:szCs w:val="24"/>
                  </w:rPr>
                </w:rPrChange>
              </w:rPr>
              <w:t>anum</w:t>
            </w:r>
          </w:p>
        </w:tc>
        <w:tc>
          <w:tcPr>
            <w:tcW w:w="1843" w:type="dxa"/>
          </w:tcPr>
          <w:p w14:paraId="7DECAC5E" w14:textId="77777777" w:rsidR="00DB15FB" w:rsidRPr="002C4E8C" w:rsidRDefault="004B4D42" w:rsidP="00853D6F">
            <w:pPr>
              <w:jc w:val="center"/>
              <w:rPr>
                <w:rFonts w:ascii="宋体" w:eastAsia="宋体" w:hAnsi="宋体" w:cs="微软雅黑"/>
                <w:szCs w:val="21"/>
                <w:rPrChange w:id="379"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80" w:author="王同罕" w:date="2019-05-04T16:28:00Z">
                  <w:rPr>
                    <w:rFonts w:ascii="宋体" w:eastAsia="宋体" w:hAnsi="宋体" w:cs="微软雅黑"/>
                    <w:sz w:val="24"/>
                    <w:szCs w:val="24"/>
                  </w:rPr>
                </w:rPrChange>
              </w:rPr>
              <w:t>number(8)</w:t>
            </w:r>
          </w:p>
        </w:tc>
        <w:tc>
          <w:tcPr>
            <w:tcW w:w="850" w:type="dxa"/>
          </w:tcPr>
          <w:p w14:paraId="7B9D8E9A" w14:textId="77777777" w:rsidR="00DB15FB" w:rsidRPr="002C4E8C" w:rsidRDefault="00DB15FB" w:rsidP="00853D6F">
            <w:pPr>
              <w:jc w:val="center"/>
              <w:rPr>
                <w:rFonts w:ascii="宋体" w:eastAsia="宋体" w:hAnsi="宋体" w:cs="微软雅黑"/>
                <w:szCs w:val="21"/>
                <w:rPrChange w:id="381" w:author="王同罕" w:date="2019-05-04T16:28:00Z">
                  <w:rPr>
                    <w:rFonts w:ascii="宋体" w:eastAsia="宋体" w:hAnsi="宋体" w:cs="微软雅黑"/>
                    <w:sz w:val="24"/>
                    <w:szCs w:val="24"/>
                  </w:rPr>
                </w:rPrChange>
              </w:rPr>
            </w:pPr>
          </w:p>
        </w:tc>
        <w:tc>
          <w:tcPr>
            <w:tcW w:w="2544" w:type="dxa"/>
          </w:tcPr>
          <w:p w14:paraId="66749EE8" w14:textId="77777777" w:rsidR="00DB15FB" w:rsidRPr="002C4E8C" w:rsidRDefault="00DB15FB" w:rsidP="00853D6F">
            <w:pPr>
              <w:jc w:val="center"/>
              <w:rPr>
                <w:rFonts w:ascii="宋体" w:eastAsia="宋体" w:hAnsi="宋体" w:cs="微软雅黑"/>
                <w:szCs w:val="21"/>
                <w:rPrChange w:id="382" w:author="王同罕" w:date="2019-05-04T16:28:00Z">
                  <w:rPr>
                    <w:rFonts w:ascii="宋体" w:eastAsia="宋体" w:hAnsi="宋体" w:cs="微软雅黑"/>
                    <w:sz w:val="24"/>
                    <w:szCs w:val="24"/>
                  </w:rPr>
                </w:rPrChange>
              </w:rPr>
            </w:pPr>
          </w:p>
        </w:tc>
      </w:tr>
      <w:tr w:rsidR="00853D6F" w:rsidRPr="00821032" w14:paraId="705D8195" w14:textId="77777777" w:rsidTr="00AE7418">
        <w:tc>
          <w:tcPr>
            <w:tcW w:w="1698" w:type="dxa"/>
            <w:hideMark/>
          </w:tcPr>
          <w:p w14:paraId="7C2706FA" w14:textId="77777777" w:rsidR="00DB15FB" w:rsidRPr="002C4E8C" w:rsidRDefault="00DB15FB" w:rsidP="00853D6F">
            <w:pPr>
              <w:jc w:val="center"/>
              <w:rPr>
                <w:rFonts w:ascii="宋体" w:eastAsia="宋体" w:hAnsi="宋体" w:cs="微软雅黑"/>
                <w:b/>
                <w:bCs/>
                <w:szCs w:val="21"/>
                <w:rPrChange w:id="383" w:author="王同罕" w:date="2019-05-04T16:28:00Z">
                  <w:rPr>
                    <w:rFonts w:ascii="宋体" w:eastAsia="宋体" w:hAnsi="宋体" w:cs="微软雅黑"/>
                    <w:b/>
                    <w:bCs/>
                    <w:sz w:val="24"/>
                    <w:szCs w:val="24"/>
                  </w:rPr>
                </w:rPrChange>
              </w:rPr>
            </w:pPr>
            <w:r w:rsidRPr="002C4E8C">
              <w:rPr>
                <w:rFonts w:ascii="宋体" w:eastAsia="宋体" w:hAnsi="宋体" w:cs="微软雅黑" w:hint="eastAsia"/>
                <w:b/>
                <w:bCs/>
                <w:szCs w:val="21"/>
                <w:rPrChange w:id="384" w:author="王同罕" w:date="2019-05-04T16:28:00Z">
                  <w:rPr>
                    <w:rFonts w:ascii="宋体" w:eastAsia="宋体" w:hAnsi="宋体" w:cs="微软雅黑" w:hint="eastAsia"/>
                    <w:b/>
                    <w:bCs/>
                    <w:sz w:val="24"/>
                    <w:szCs w:val="24"/>
                  </w:rPr>
                </w:rPrChange>
              </w:rPr>
              <w:t>帖子的类型</w:t>
            </w:r>
          </w:p>
        </w:tc>
        <w:tc>
          <w:tcPr>
            <w:tcW w:w="1841" w:type="dxa"/>
            <w:hideMark/>
          </w:tcPr>
          <w:p w14:paraId="0043A9D2" w14:textId="77777777" w:rsidR="00DB15FB" w:rsidRPr="002C4E8C" w:rsidRDefault="00DB15FB" w:rsidP="00853D6F">
            <w:pPr>
              <w:jc w:val="center"/>
              <w:rPr>
                <w:rFonts w:ascii="宋体" w:eastAsia="宋体" w:hAnsi="宋体" w:cs="微软雅黑"/>
                <w:szCs w:val="21"/>
                <w:rPrChange w:id="385"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86" w:author="王同罕" w:date="2019-05-04T16:28:00Z">
                  <w:rPr>
                    <w:rFonts w:ascii="宋体" w:eastAsia="宋体" w:hAnsi="宋体" w:cs="微软雅黑"/>
                    <w:sz w:val="24"/>
                    <w:szCs w:val="24"/>
                  </w:rPr>
                </w:rPrChange>
              </w:rPr>
              <w:t>atype</w:t>
            </w:r>
          </w:p>
        </w:tc>
        <w:tc>
          <w:tcPr>
            <w:tcW w:w="1843" w:type="dxa"/>
          </w:tcPr>
          <w:p w14:paraId="3ED6A0A6" w14:textId="77777777" w:rsidR="00DB15FB" w:rsidRPr="002C4E8C" w:rsidRDefault="004B4D42" w:rsidP="00853D6F">
            <w:pPr>
              <w:jc w:val="center"/>
              <w:rPr>
                <w:rFonts w:ascii="宋体" w:eastAsia="宋体" w:hAnsi="宋体" w:cs="微软雅黑"/>
                <w:szCs w:val="21"/>
                <w:rPrChange w:id="387"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88" w:author="王同罕" w:date="2019-05-04T16:28:00Z">
                  <w:rPr>
                    <w:rFonts w:ascii="宋体" w:eastAsia="宋体" w:hAnsi="宋体" w:cs="微软雅黑"/>
                    <w:sz w:val="24"/>
                    <w:szCs w:val="24"/>
                  </w:rPr>
                </w:rPrChange>
              </w:rPr>
              <w:t>number(1)</w:t>
            </w:r>
          </w:p>
        </w:tc>
        <w:tc>
          <w:tcPr>
            <w:tcW w:w="850" w:type="dxa"/>
          </w:tcPr>
          <w:p w14:paraId="4ADDE576" w14:textId="77777777" w:rsidR="00DB15FB" w:rsidRPr="002C4E8C" w:rsidRDefault="00DB15FB" w:rsidP="00853D6F">
            <w:pPr>
              <w:jc w:val="center"/>
              <w:rPr>
                <w:rFonts w:ascii="宋体" w:eastAsia="宋体" w:hAnsi="宋体" w:cs="微软雅黑"/>
                <w:szCs w:val="21"/>
                <w:rPrChange w:id="389" w:author="王同罕" w:date="2019-05-04T16:28:00Z">
                  <w:rPr>
                    <w:rFonts w:ascii="宋体" w:eastAsia="宋体" w:hAnsi="宋体" w:cs="微软雅黑"/>
                    <w:sz w:val="24"/>
                    <w:szCs w:val="24"/>
                  </w:rPr>
                </w:rPrChange>
              </w:rPr>
            </w:pPr>
          </w:p>
        </w:tc>
        <w:tc>
          <w:tcPr>
            <w:tcW w:w="2544" w:type="dxa"/>
            <w:hideMark/>
          </w:tcPr>
          <w:p w14:paraId="3DB8A9F9" w14:textId="77777777" w:rsidR="00DB15FB" w:rsidRPr="002C4E8C" w:rsidRDefault="00DB15FB" w:rsidP="00853D6F">
            <w:pPr>
              <w:jc w:val="center"/>
              <w:rPr>
                <w:rFonts w:ascii="宋体" w:eastAsia="宋体" w:hAnsi="宋体" w:cs="微软雅黑"/>
                <w:szCs w:val="21"/>
                <w:rPrChange w:id="390" w:author="王同罕" w:date="2019-05-04T16:28:00Z">
                  <w:rPr>
                    <w:rFonts w:ascii="宋体" w:eastAsia="宋体" w:hAnsi="宋体" w:cs="微软雅黑"/>
                    <w:sz w:val="24"/>
                    <w:szCs w:val="24"/>
                  </w:rPr>
                </w:rPrChange>
              </w:rPr>
            </w:pPr>
            <w:r w:rsidRPr="002C4E8C">
              <w:rPr>
                <w:rFonts w:ascii="宋体" w:eastAsia="宋体" w:hAnsi="宋体" w:cs="微软雅黑"/>
                <w:szCs w:val="21"/>
                <w:rPrChange w:id="391" w:author="王同罕" w:date="2019-05-04T16:28:00Z">
                  <w:rPr>
                    <w:rFonts w:ascii="宋体" w:eastAsia="宋体" w:hAnsi="宋体" w:cs="微软雅黑"/>
                    <w:sz w:val="24"/>
                    <w:szCs w:val="24"/>
                  </w:rPr>
                </w:rPrChange>
              </w:rPr>
              <w:t>0</w:t>
            </w:r>
            <w:r w:rsidRPr="002C4E8C">
              <w:rPr>
                <w:rFonts w:ascii="宋体" w:eastAsia="宋体" w:hAnsi="宋体" w:cs="微软雅黑" w:hint="eastAsia"/>
                <w:szCs w:val="21"/>
                <w:rPrChange w:id="392" w:author="王同罕" w:date="2019-05-04T16:28:00Z">
                  <w:rPr>
                    <w:rFonts w:ascii="宋体" w:eastAsia="宋体" w:hAnsi="宋体" w:cs="微软雅黑" w:hint="eastAsia"/>
                    <w:sz w:val="24"/>
                    <w:szCs w:val="24"/>
                  </w:rPr>
                </w:rPrChange>
              </w:rPr>
              <w:t>是普通，</w:t>
            </w:r>
            <w:r w:rsidRPr="002C4E8C">
              <w:rPr>
                <w:rFonts w:ascii="宋体" w:eastAsia="宋体" w:hAnsi="宋体" w:cs="微软雅黑"/>
                <w:szCs w:val="21"/>
                <w:rPrChange w:id="393" w:author="王同罕" w:date="2019-05-04T16:28:00Z">
                  <w:rPr>
                    <w:rFonts w:ascii="宋体" w:eastAsia="宋体" w:hAnsi="宋体" w:cs="微软雅黑"/>
                    <w:sz w:val="24"/>
                    <w:szCs w:val="24"/>
                  </w:rPr>
                </w:rPrChange>
              </w:rPr>
              <w:t>1</w:t>
            </w:r>
            <w:r w:rsidRPr="002C4E8C">
              <w:rPr>
                <w:rFonts w:ascii="宋体" w:eastAsia="宋体" w:hAnsi="宋体" w:cs="微软雅黑" w:hint="eastAsia"/>
                <w:szCs w:val="21"/>
                <w:rPrChange w:id="394" w:author="王同罕" w:date="2019-05-04T16:28:00Z">
                  <w:rPr>
                    <w:rFonts w:ascii="宋体" w:eastAsia="宋体" w:hAnsi="宋体" w:cs="微软雅黑" w:hint="eastAsia"/>
                    <w:sz w:val="24"/>
                    <w:szCs w:val="24"/>
                  </w:rPr>
                </w:rPrChange>
              </w:rPr>
              <w:t>是置顶，</w:t>
            </w:r>
            <w:r w:rsidRPr="002C4E8C">
              <w:rPr>
                <w:rFonts w:ascii="宋体" w:eastAsia="宋体" w:hAnsi="宋体" w:cs="微软雅黑"/>
                <w:szCs w:val="21"/>
                <w:rPrChange w:id="395" w:author="王同罕" w:date="2019-05-04T16:28:00Z">
                  <w:rPr>
                    <w:rFonts w:ascii="宋体" w:eastAsia="宋体" w:hAnsi="宋体" w:cs="微软雅黑"/>
                    <w:sz w:val="24"/>
                    <w:szCs w:val="24"/>
                  </w:rPr>
                </w:rPrChange>
              </w:rPr>
              <w:t>2</w:t>
            </w:r>
            <w:r w:rsidRPr="002C4E8C">
              <w:rPr>
                <w:rFonts w:ascii="宋体" w:eastAsia="宋体" w:hAnsi="宋体" w:cs="微软雅黑" w:hint="eastAsia"/>
                <w:szCs w:val="21"/>
                <w:rPrChange w:id="396" w:author="王同罕" w:date="2019-05-04T16:28:00Z">
                  <w:rPr>
                    <w:rFonts w:ascii="宋体" w:eastAsia="宋体" w:hAnsi="宋体" w:cs="微软雅黑" w:hint="eastAsia"/>
                    <w:sz w:val="24"/>
                    <w:szCs w:val="24"/>
                  </w:rPr>
                </w:rPrChange>
              </w:rPr>
              <w:t>是公告</w:t>
            </w:r>
          </w:p>
        </w:tc>
      </w:tr>
      <w:tr w:rsidR="00853D6F" w:rsidRPr="00821032" w14:paraId="36AE21A4" w14:textId="77777777" w:rsidTr="00AE7418">
        <w:tc>
          <w:tcPr>
            <w:tcW w:w="1698" w:type="dxa"/>
            <w:hideMark/>
          </w:tcPr>
          <w:p w14:paraId="4E411FF3" w14:textId="77777777" w:rsidR="00DB15FB" w:rsidRPr="002C4E8C" w:rsidRDefault="00DB15FB" w:rsidP="00853D6F">
            <w:pPr>
              <w:jc w:val="center"/>
              <w:rPr>
                <w:rFonts w:ascii="宋体" w:eastAsia="宋体" w:hAnsi="宋体" w:cs="微软雅黑"/>
                <w:b/>
                <w:bCs/>
                <w:szCs w:val="21"/>
                <w:rPrChange w:id="397" w:author="王同罕" w:date="2019-05-04T16:28:00Z">
                  <w:rPr>
                    <w:rFonts w:ascii="宋体" w:eastAsia="宋体" w:hAnsi="宋体" w:cs="微软雅黑"/>
                    <w:b/>
                    <w:bCs/>
                    <w:sz w:val="24"/>
                    <w:szCs w:val="24"/>
                  </w:rPr>
                </w:rPrChange>
              </w:rPr>
            </w:pPr>
            <w:r w:rsidRPr="002C4E8C">
              <w:rPr>
                <w:rFonts w:ascii="宋体" w:eastAsia="宋体" w:hAnsi="宋体" w:cs="微软雅黑" w:hint="eastAsia"/>
                <w:b/>
                <w:bCs/>
                <w:szCs w:val="21"/>
                <w:rPrChange w:id="398" w:author="王同罕" w:date="2019-05-04T16:28:00Z">
                  <w:rPr>
                    <w:rFonts w:ascii="宋体" w:eastAsia="宋体" w:hAnsi="宋体" w:cs="微软雅黑" w:hint="eastAsia"/>
                    <w:b/>
                    <w:bCs/>
                    <w:sz w:val="24"/>
                    <w:szCs w:val="24"/>
                  </w:rPr>
                </w:rPrChange>
              </w:rPr>
              <w:t>贴子的所属模块</w:t>
            </w:r>
          </w:p>
        </w:tc>
        <w:tc>
          <w:tcPr>
            <w:tcW w:w="1841" w:type="dxa"/>
            <w:hideMark/>
          </w:tcPr>
          <w:p w14:paraId="337379A1" w14:textId="77777777" w:rsidR="00DB15FB" w:rsidRPr="002C4E8C" w:rsidRDefault="00DB15FB" w:rsidP="00853D6F">
            <w:pPr>
              <w:jc w:val="center"/>
              <w:rPr>
                <w:rFonts w:ascii="宋体" w:eastAsia="宋体" w:hAnsi="宋体" w:cs="微软雅黑"/>
                <w:szCs w:val="21"/>
                <w:rPrChange w:id="399" w:author="王同罕" w:date="2019-05-04T16:28:00Z">
                  <w:rPr>
                    <w:rFonts w:ascii="宋体" w:eastAsia="宋体" w:hAnsi="宋体" w:cs="微软雅黑"/>
                    <w:sz w:val="24"/>
                    <w:szCs w:val="24"/>
                  </w:rPr>
                </w:rPrChange>
              </w:rPr>
            </w:pPr>
            <w:r w:rsidRPr="002C4E8C">
              <w:rPr>
                <w:rFonts w:ascii="宋体" w:eastAsia="宋体" w:hAnsi="宋体" w:cs="微软雅黑"/>
                <w:szCs w:val="21"/>
                <w:rPrChange w:id="400" w:author="王同罕" w:date="2019-05-04T16:28:00Z">
                  <w:rPr>
                    <w:rFonts w:ascii="宋体" w:eastAsia="宋体" w:hAnsi="宋体" w:cs="微软雅黑"/>
                    <w:sz w:val="24"/>
                    <w:szCs w:val="24"/>
                  </w:rPr>
                </w:rPrChange>
              </w:rPr>
              <w:t>acolumn</w:t>
            </w:r>
          </w:p>
        </w:tc>
        <w:tc>
          <w:tcPr>
            <w:tcW w:w="1843" w:type="dxa"/>
          </w:tcPr>
          <w:p w14:paraId="700DF2D9" w14:textId="77777777" w:rsidR="00DB15FB" w:rsidRPr="002C4E8C" w:rsidRDefault="004B4D42" w:rsidP="00853D6F">
            <w:pPr>
              <w:jc w:val="center"/>
              <w:rPr>
                <w:rFonts w:ascii="宋体" w:eastAsia="宋体" w:hAnsi="宋体" w:cs="微软雅黑"/>
                <w:szCs w:val="21"/>
                <w:rPrChange w:id="401" w:author="王同罕" w:date="2019-05-04T16:28:00Z">
                  <w:rPr>
                    <w:rFonts w:ascii="宋体" w:eastAsia="宋体" w:hAnsi="宋体" w:cs="微软雅黑"/>
                    <w:sz w:val="24"/>
                    <w:szCs w:val="24"/>
                  </w:rPr>
                </w:rPrChange>
              </w:rPr>
            </w:pPr>
            <w:r w:rsidRPr="002C4E8C">
              <w:rPr>
                <w:rFonts w:ascii="宋体" w:eastAsia="宋体" w:hAnsi="宋体" w:cs="微软雅黑"/>
                <w:szCs w:val="21"/>
                <w:rPrChange w:id="402" w:author="王同罕" w:date="2019-05-04T16:28:00Z">
                  <w:rPr>
                    <w:rFonts w:ascii="宋体" w:eastAsia="宋体" w:hAnsi="宋体" w:cs="微软雅黑"/>
                    <w:sz w:val="24"/>
                    <w:szCs w:val="24"/>
                  </w:rPr>
                </w:rPrChange>
              </w:rPr>
              <w:t>number(3)</w:t>
            </w:r>
          </w:p>
        </w:tc>
        <w:tc>
          <w:tcPr>
            <w:tcW w:w="850" w:type="dxa"/>
          </w:tcPr>
          <w:p w14:paraId="622A551B" w14:textId="77777777" w:rsidR="00DB15FB" w:rsidRPr="002C4E8C" w:rsidRDefault="00853D6F" w:rsidP="00853D6F">
            <w:pPr>
              <w:jc w:val="center"/>
              <w:rPr>
                <w:rFonts w:ascii="宋体" w:eastAsia="宋体" w:hAnsi="宋体" w:cs="微软雅黑"/>
                <w:szCs w:val="21"/>
                <w:rPrChange w:id="403" w:author="王同罕" w:date="2019-05-04T16:28:00Z">
                  <w:rPr>
                    <w:rFonts w:ascii="宋体" w:eastAsia="宋体" w:hAnsi="宋体" w:cs="微软雅黑"/>
                    <w:sz w:val="24"/>
                    <w:szCs w:val="24"/>
                  </w:rPr>
                </w:rPrChange>
              </w:rPr>
            </w:pPr>
            <w:r w:rsidRPr="002C4E8C">
              <w:rPr>
                <w:rFonts w:ascii="宋体" w:eastAsia="宋体" w:hAnsi="宋体" w:cs="微软雅黑" w:hint="eastAsia"/>
                <w:szCs w:val="21"/>
                <w:rPrChange w:id="404" w:author="王同罕" w:date="2019-05-04T16:28:00Z">
                  <w:rPr>
                    <w:rFonts w:ascii="宋体" w:eastAsia="宋体" w:hAnsi="宋体" w:cs="微软雅黑" w:hint="eastAsia"/>
                    <w:sz w:val="24"/>
                    <w:szCs w:val="24"/>
                  </w:rPr>
                </w:rPrChange>
              </w:rPr>
              <w:t>外键</w:t>
            </w:r>
          </w:p>
        </w:tc>
        <w:tc>
          <w:tcPr>
            <w:tcW w:w="2544" w:type="dxa"/>
            <w:hideMark/>
          </w:tcPr>
          <w:p w14:paraId="0D0FEAC4" w14:textId="77777777" w:rsidR="00DB15FB" w:rsidRPr="002C4E8C" w:rsidRDefault="00DB15FB" w:rsidP="00853D6F">
            <w:pPr>
              <w:jc w:val="center"/>
              <w:rPr>
                <w:rFonts w:ascii="宋体" w:eastAsia="宋体" w:hAnsi="宋体" w:cs="微软雅黑"/>
                <w:szCs w:val="21"/>
                <w:rPrChange w:id="405" w:author="王同罕" w:date="2019-05-04T16:28:00Z">
                  <w:rPr>
                    <w:rFonts w:ascii="宋体" w:eastAsia="宋体" w:hAnsi="宋体" w:cs="微软雅黑"/>
                    <w:sz w:val="24"/>
                    <w:szCs w:val="24"/>
                  </w:rPr>
                </w:rPrChange>
              </w:rPr>
            </w:pPr>
            <w:r w:rsidRPr="002C4E8C">
              <w:rPr>
                <w:rFonts w:ascii="宋体" w:eastAsia="宋体" w:hAnsi="宋体" w:cs="微软雅黑" w:hint="eastAsia"/>
                <w:szCs w:val="21"/>
                <w:rPrChange w:id="406" w:author="王同罕" w:date="2019-05-04T16:28:00Z">
                  <w:rPr>
                    <w:rFonts w:ascii="宋体" w:eastAsia="宋体" w:hAnsi="宋体" w:cs="微软雅黑" w:hint="eastAsia"/>
                    <w:sz w:val="24"/>
                    <w:szCs w:val="24"/>
                  </w:rPr>
                </w:rPrChange>
              </w:rPr>
              <w:t>请看模块表</w:t>
            </w:r>
          </w:p>
        </w:tc>
      </w:tr>
      <w:tr w:rsidR="00853D6F" w:rsidRPr="00821032" w14:paraId="070C47F6" w14:textId="77777777" w:rsidTr="00AE7418">
        <w:tc>
          <w:tcPr>
            <w:tcW w:w="1698" w:type="dxa"/>
            <w:hideMark/>
          </w:tcPr>
          <w:p w14:paraId="514D7282" w14:textId="77777777" w:rsidR="00DB15FB" w:rsidRPr="002C4E8C" w:rsidRDefault="00DB15FB" w:rsidP="00853D6F">
            <w:pPr>
              <w:jc w:val="center"/>
              <w:rPr>
                <w:rFonts w:ascii="宋体" w:eastAsia="宋体" w:hAnsi="宋体" w:cs="微软雅黑"/>
                <w:b/>
                <w:bCs/>
                <w:szCs w:val="21"/>
                <w:rPrChange w:id="407" w:author="王同罕" w:date="2019-05-04T16:28:00Z">
                  <w:rPr>
                    <w:rFonts w:ascii="宋体" w:eastAsia="宋体" w:hAnsi="宋体" w:cs="微软雅黑"/>
                    <w:b/>
                    <w:bCs/>
                    <w:sz w:val="24"/>
                    <w:szCs w:val="24"/>
                  </w:rPr>
                </w:rPrChange>
              </w:rPr>
            </w:pPr>
            <w:r w:rsidRPr="002C4E8C">
              <w:rPr>
                <w:rFonts w:ascii="宋体" w:eastAsia="宋体" w:hAnsi="宋体" w:cs="微软雅黑" w:hint="eastAsia"/>
                <w:b/>
                <w:bCs/>
                <w:szCs w:val="21"/>
                <w:rPrChange w:id="408" w:author="王同罕" w:date="2019-05-04T16:28:00Z">
                  <w:rPr>
                    <w:rFonts w:ascii="宋体" w:eastAsia="宋体" w:hAnsi="宋体" w:cs="微软雅黑" w:hint="eastAsia"/>
                    <w:b/>
                    <w:bCs/>
                    <w:sz w:val="24"/>
                    <w:szCs w:val="24"/>
                  </w:rPr>
                </w:rPrChange>
              </w:rPr>
              <w:t>是否被删除</w:t>
            </w:r>
          </w:p>
        </w:tc>
        <w:tc>
          <w:tcPr>
            <w:tcW w:w="1841" w:type="dxa"/>
            <w:hideMark/>
          </w:tcPr>
          <w:p w14:paraId="232ECE94" w14:textId="77777777" w:rsidR="00DB15FB" w:rsidRPr="002C4E8C" w:rsidRDefault="00DB15FB" w:rsidP="00853D6F">
            <w:pPr>
              <w:jc w:val="center"/>
              <w:rPr>
                <w:rFonts w:ascii="宋体" w:eastAsia="宋体" w:hAnsi="宋体" w:cs="微软雅黑"/>
                <w:szCs w:val="21"/>
                <w:rPrChange w:id="409" w:author="王同罕" w:date="2019-05-04T16:28:00Z">
                  <w:rPr>
                    <w:rFonts w:ascii="宋体" w:eastAsia="宋体" w:hAnsi="宋体" w:cs="微软雅黑"/>
                    <w:sz w:val="24"/>
                    <w:szCs w:val="24"/>
                  </w:rPr>
                </w:rPrChange>
              </w:rPr>
            </w:pPr>
            <w:r w:rsidRPr="002C4E8C">
              <w:rPr>
                <w:rFonts w:ascii="宋体" w:eastAsia="宋体" w:hAnsi="宋体" w:cs="微软雅黑"/>
                <w:szCs w:val="21"/>
                <w:rPrChange w:id="410" w:author="王同罕" w:date="2019-05-04T16:28:00Z">
                  <w:rPr>
                    <w:rFonts w:ascii="宋体" w:eastAsia="宋体" w:hAnsi="宋体" w:cs="微软雅黑"/>
                    <w:sz w:val="24"/>
                    <w:szCs w:val="24"/>
                  </w:rPr>
                </w:rPrChange>
              </w:rPr>
              <w:t>Isdelete</w:t>
            </w:r>
          </w:p>
        </w:tc>
        <w:tc>
          <w:tcPr>
            <w:tcW w:w="1843" w:type="dxa"/>
          </w:tcPr>
          <w:p w14:paraId="55B7C613" w14:textId="77777777" w:rsidR="00DB15FB" w:rsidRPr="002C4E8C" w:rsidRDefault="004B4D42" w:rsidP="00853D6F">
            <w:pPr>
              <w:jc w:val="center"/>
              <w:rPr>
                <w:rFonts w:ascii="宋体" w:eastAsia="宋体" w:hAnsi="宋体" w:cs="微软雅黑"/>
                <w:szCs w:val="21"/>
                <w:rPrChange w:id="411" w:author="王同罕" w:date="2019-05-04T16:28:00Z">
                  <w:rPr>
                    <w:rFonts w:ascii="宋体" w:eastAsia="宋体" w:hAnsi="宋体" w:cs="微软雅黑"/>
                    <w:sz w:val="24"/>
                    <w:szCs w:val="24"/>
                  </w:rPr>
                </w:rPrChange>
              </w:rPr>
            </w:pPr>
            <w:r w:rsidRPr="002C4E8C">
              <w:rPr>
                <w:rFonts w:ascii="宋体" w:eastAsia="宋体" w:hAnsi="宋体" w:cs="微软雅黑"/>
                <w:szCs w:val="21"/>
                <w:rPrChange w:id="412" w:author="王同罕" w:date="2019-05-04T16:28:00Z">
                  <w:rPr>
                    <w:rFonts w:ascii="宋体" w:eastAsia="宋体" w:hAnsi="宋体" w:cs="微软雅黑"/>
                    <w:sz w:val="24"/>
                    <w:szCs w:val="24"/>
                  </w:rPr>
                </w:rPrChange>
              </w:rPr>
              <w:t>number(1)</w:t>
            </w:r>
          </w:p>
        </w:tc>
        <w:tc>
          <w:tcPr>
            <w:tcW w:w="850" w:type="dxa"/>
          </w:tcPr>
          <w:p w14:paraId="0636BD98" w14:textId="77777777" w:rsidR="00DB15FB" w:rsidRPr="002C4E8C" w:rsidRDefault="00DB15FB" w:rsidP="00853D6F">
            <w:pPr>
              <w:jc w:val="center"/>
              <w:rPr>
                <w:rFonts w:ascii="宋体" w:eastAsia="宋体" w:hAnsi="宋体" w:cs="微软雅黑"/>
                <w:szCs w:val="21"/>
                <w:rPrChange w:id="413" w:author="王同罕" w:date="2019-05-04T16:28:00Z">
                  <w:rPr>
                    <w:rFonts w:ascii="宋体" w:eastAsia="宋体" w:hAnsi="宋体" w:cs="微软雅黑"/>
                    <w:sz w:val="24"/>
                    <w:szCs w:val="24"/>
                  </w:rPr>
                </w:rPrChange>
              </w:rPr>
            </w:pPr>
          </w:p>
        </w:tc>
        <w:tc>
          <w:tcPr>
            <w:tcW w:w="2544" w:type="dxa"/>
            <w:hideMark/>
          </w:tcPr>
          <w:p w14:paraId="7D1418E7" w14:textId="77777777" w:rsidR="00DB15FB" w:rsidRPr="002C4E8C" w:rsidRDefault="00DB15FB" w:rsidP="00853D6F">
            <w:pPr>
              <w:jc w:val="center"/>
              <w:rPr>
                <w:rFonts w:ascii="宋体" w:eastAsia="宋体" w:hAnsi="宋体" w:cs="微软雅黑"/>
                <w:szCs w:val="21"/>
                <w:rPrChange w:id="414" w:author="王同罕" w:date="2019-05-04T16:28:00Z">
                  <w:rPr>
                    <w:rFonts w:ascii="宋体" w:eastAsia="宋体" w:hAnsi="宋体" w:cs="微软雅黑"/>
                    <w:sz w:val="24"/>
                    <w:szCs w:val="24"/>
                  </w:rPr>
                </w:rPrChange>
              </w:rPr>
            </w:pPr>
            <w:r w:rsidRPr="002C4E8C">
              <w:rPr>
                <w:rFonts w:ascii="宋体" w:eastAsia="宋体" w:hAnsi="宋体" w:cs="微软雅黑"/>
                <w:szCs w:val="21"/>
                <w:rPrChange w:id="415" w:author="王同罕" w:date="2019-05-04T16:28:00Z">
                  <w:rPr>
                    <w:rFonts w:ascii="宋体" w:eastAsia="宋体" w:hAnsi="宋体" w:cs="微软雅黑"/>
                    <w:sz w:val="24"/>
                    <w:szCs w:val="24"/>
                  </w:rPr>
                </w:rPrChange>
              </w:rPr>
              <w:t>0</w:t>
            </w:r>
            <w:r w:rsidRPr="002C4E8C">
              <w:rPr>
                <w:rFonts w:ascii="宋体" w:eastAsia="宋体" w:hAnsi="宋体" w:cs="微软雅黑" w:hint="eastAsia"/>
                <w:szCs w:val="21"/>
                <w:rPrChange w:id="416" w:author="王同罕" w:date="2019-05-04T16:28:00Z">
                  <w:rPr>
                    <w:rFonts w:ascii="宋体" w:eastAsia="宋体" w:hAnsi="宋体" w:cs="微软雅黑" w:hint="eastAsia"/>
                    <w:sz w:val="24"/>
                    <w:szCs w:val="24"/>
                  </w:rPr>
                </w:rPrChange>
              </w:rPr>
              <w:t>是存在，</w:t>
            </w:r>
            <w:r w:rsidRPr="002C4E8C">
              <w:rPr>
                <w:rFonts w:ascii="宋体" w:eastAsia="宋体" w:hAnsi="宋体" w:cs="微软雅黑"/>
                <w:szCs w:val="21"/>
                <w:rPrChange w:id="417" w:author="王同罕" w:date="2019-05-04T16:28:00Z">
                  <w:rPr>
                    <w:rFonts w:ascii="宋体" w:eastAsia="宋体" w:hAnsi="宋体" w:cs="微软雅黑"/>
                    <w:sz w:val="24"/>
                    <w:szCs w:val="24"/>
                  </w:rPr>
                </w:rPrChange>
              </w:rPr>
              <w:t>1</w:t>
            </w:r>
            <w:r w:rsidRPr="002C4E8C">
              <w:rPr>
                <w:rFonts w:ascii="宋体" w:eastAsia="宋体" w:hAnsi="宋体" w:cs="微软雅黑" w:hint="eastAsia"/>
                <w:szCs w:val="21"/>
                <w:rPrChange w:id="418" w:author="王同罕" w:date="2019-05-04T16:28:00Z">
                  <w:rPr>
                    <w:rFonts w:ascii="宋体" w:eastAsia="宋体" w:hAnsi="宋体" w:cs="微软雅黑" w:hint="eastAsia"/>
                    <w:sz w:val="24"/>
                    <w:szCs w:val="24"/>
                  </w:rPr>
                </w:rPrChange>
              </w:rPr>
              <w:t>是删除</w:t>
            </w:r>
          </w:p>
        </w:tc>
      </w:tr>
      <w:tr w:rsidR="00853D6F" w:rsidRPr="00821032" w14:paraId="7B78340F" w14:textId="77777777" w:rsidTr="00AE7418">
        <w:tc>
          <w:tcPr>
            <w:tcW w:w="1698" w:type="dxa"/>
            <w:hideMark/>
          </w:tcPr>
          <w:p w14:paraId="7D316D86" w14:textId="77777777" w:rsidR="00DB15FB" w:rsidRPr="002C4E8C" w:rsidRDefault="00DB15FB" w:rsidP="00853D6F">
            <w:pPr>
              <w:jc w:val="center"/>
              <w:rPr>
                <w:rFonts w:ascii="宋体" w:eastAsia="宋体" w:hAnsi="宋体" w:cs="微软雅黑"/>
                <w:b/>
                <w:bCs/>
                <w:szCs w:val="21"/>
                <w:rPrChange w:id="419" w:author="王同罕" w:date="2019-05-04T16:28:00Z">
                  <w:rPr>
                    <w:rFonts w:ascii="宋体" w:eastAsia="宋体" w:hAnsi="宋体" w:cs="微软雅黑"/>
                    <w:b/>
                    <w:bCs/>
                    <w:sz w:val="24"/>
                    <w:szCs w:val="24"/>
                  </w:rPr>
                </w:rPrChange>
              </w:rPr>
            </w:pPr>
            <w:r w:rsidRPr="002C4E8C">
              <w:rPr>
                <w:rFonts w:ascii="宋体" w:eastAsia="宋体" w:hAnsi="宋体" w:cs="微软雅黑" w:hint="eastAsia"/>
                <w:b/>
                <w:bCs/>
                <w:szCs w:val="21"/>
                <w:rPrChange w:id="420" w:author="王同罕" w:date="2019-05-04T16:28:00Z">
                  <w:rPr>
                    <w:rFonts w:ascii="宋体" w:eastAsia="宋体" w:hAnsi="宋体" w:cs="微软雅黑" w:hint="eastAsia"/>
                    <w:b/>
                    <w:bCs/>
                    <w:sz w:val="24"/>
                    <w:szCs w:val="24"/>
                  </w:rPr>
                </w:rPrChange>
              </w:rPr>
              <w:t>是否为精贴</w:t>
            </w:r>
          </w:p>
        </w:tc>
        <w:tc>
          <w:tcPr>
            <w:tcW w:w="1841" w:type="dxa"/>
            <w:hideMark/>
          </w:tcPr>
          <w:p w14:paraId="6C43A09E" w14:textId="77777777" w:rsidR="00DB15FB" w:rsidRPr="002C4E8C" w:rsidRDefault="00DB15FB" w:rsidP="00853D6F">
            <w:pPr>
              <w:jc w:val="center"/>
              <w:rPr>
                <w:rFonts w:ascii="宋体" w:eastAsia="宋体" w:hAnsi="宋体" w:cs="微软雅黑"/>
                <w:szCs w:val="21"/>
                <w:rPrChange w:id="421" w:author="王同罕" w:date="2019-05-04T16:28:00Z">
                  <w:rPr>
                    <w:rFonts w:ascii="宋体" w:eastAsia="宋体" w:hAnsi="宋体" w:cs="微软雅黑"/>
                    <w:sz w:val="24"/>
                    <w:szCs w:val="24"/>
                  </w:rPr>
                </w:rPrChange>
              </w:rPr>
            </w:pPr>
            <w:r w:rsidRPr="002C4E8C">
              <w:rPr>
                <w:rFonts w:ascii="宋体" w:eastAsia="宋体" w:hAnsi="宋体" w:cs="微软雅黑"/>
                <w:szCs w:val="21"/>
                <w:rPrChange w:id="422" w:author="王同罕" w:date="2019-05-04T16:28:00Z">
                  <w:rPr>
                    <w:rFonts w:ascii="宋体" w:eastAsia="宋体" w:hAnsi="宋体" w:cs="微软雅黑"/>
                    <w:sz w:val="24"/>
                    <w:szCs w:val="24"/>
                  </w:rPr>
                </w:rPrChange>
              </w:rPr>
              <w:t>Isfine</w:t>
            </w:r>
          </w:p>
        </w:tc>
        <w:tc>
          <w:tcPr>
            <w:tcW w:w="1843" w:type="dxa"/>
          </w:tcPr>
          <w:p w14:paraId="7975BFD0" w14:textId="77777777" w:rsidR="00DB15FB" w:rsidRPr="002C4E8C" w:rsidRDefault="004B4D42" w:rsidP="00853D6F">
            <w:pPr>
              <w:jc w:val="center"/>
              <w:rPr>
                <w:rFonts w:ascii="宋体" w:eastAsia="宋体" w:hAnsi="宋体" w:cs="微软雅黑"/>
                <w:szCs w:val="21"/>
                <w:rPrChange w:id="423" w:author="王同罕" w:date="2019-05-04T16:28:00Z">
                  <w:rPr>
                    <w:rFonts w:ascii="宋体" w:eastAsia="宋体" w:hAnsi="宋体" w:cs="微软雅黑"/>
                    <w:sz w:val="24"/>
                    <w:szCs w:val="24"/>
                  </w:rPr>
                </w:rPrChange>
              </w:rPr>
            </w:pPr>
            <w:r w:rsidRPr="002C4E8C">
              <w:rPr>
                <w:rFonts w:ascii="宋体" w:eastAsia="宋体" w:hAnsi="宋体" w:cs="微软雅黑"/>
                <w:szCs w:val="21"/>
                <w:rPrChange w:id="424" w:author="王同罕" w:date="2019-05-04T16:28:00Z">
                  <w:rPr>
                    <w:rFonts w:ascii="宋体" w:eastAsia="宋体" w:hAnsi="宋体" w:cs="微软雅黑"/>
                    <w:sz w:val="24"/>
                    <w:szCs w:val="24"/>
                  </w:rPr>
                </w:rPrChange>
              </w:rPr>
              <w:t>number(1)</w:t>
            </w:r>
          </w:p>
        </w:tc>
        <w:tc>
          <w:tcPr>
            <w:tcW w:w="850" w:type="dxa"/>
          </w:tcPr>
          <w:p w14:paraId="354C767D" w14:textId="77777777" w:rsidR="00DB15FB" w:rsidRPr="002C4E8C" w:rsidRDefault="00DB15FB" w:rsidP="00853D6F">
            <w:pPr>
              <w:jc w:val="center"/>
              <w:rPr>
                <w:rFonts w:ascii="宋体" w:eastAsia="宋体" w:hAnsi="宋体" w:cs="微软雅黑"/>
                <w:szCs w:val="21"/>
                <w:rPrChange w:id="425" w:author="王同罕" w:date="2019-05-04T16:28:00Z">
                  <w:rPr>
                    <w:rFonts w:ascii="宋体" w:eastAsia="宋体" w:hAnsi="宋体" w:cs="微软雅黑"/>
                    <w:sz w:val="24"/>
                    <w:szCs w:val="24"/>
                  </w:rPr>
                </w:rPrChange>
              </w:rPr>
            </w:pPr>
          </w:p>
        </w:tc>
        <w:tc>
          <w:tcPr>
            <w:tcW w:w="2544" w:type="dxa"/>
            <w:hideMark/>
          </w:tcPr>
          <w:p w14:paraId="516A70DA" w14:textId="77777777" w:rsidR="00DB15FB" w:rsidRPr="002C4E8C" w:rsidRDefault="00DB15FB" w:rsidP="00853D6F">
            <w:pPr>
              <w:jc w:val="center"/>
              <w:rPr>
                <w:rFonts w:ascii="宋体" w:eastAsia="宋体" w:hAnsi="宋体" w:cs="微软雅黑"/>
                <w:szCs w:val="21"/>
                <w:rPrChange w:id="426" w:author="王同罕" w:date="2019-05-04T16:28:00Z">
                  <w:rPr>
                    <w:rFonts w:ascii="宋体" w:eastAsia="宋体" w:hAnsi="宋体" w:cs="微软雅黑"/>
                    <w:sz w:val="24"/>
                    <w:szCs w:val="24"/>
                  </w:rPr>
                </w:rPrChange>
              </w:rPr>
            </w:pPr>
            <w:r w:rsidRPr="002C4E8C">
              <w:rPr>
                <w:rFonts w:ascii="宋体" w:eastAsia="宋体" w:hAnsi="宋体" w:cs="微软雅黑"/>
                <w:szCs w:val="21"/>
                <w:rPrChange w:id="427" w:author="王同罕" w:date="2019-05-04T16:28:00Z">
                  <w:rPr>
                    <w:rFonts w:ascii="宋体" w:eastAsia="宋体" w:hAnsi="宋体" w:cs="微软雅黑"/>
                    <w:sz w:val="24"/>
                    <w:szCs w:val="24"/>
                  </w:rPr>
                </w:rPrChange>
              </w:rPr>
              <w:t>0</w:t>
            </w:r>
            <w:r w:rsidRPr="002C4E8C">
              <w:rPr>
                <w:rFonts w:ascii="宋体" w:eastAsia="宋体" w:hAnsi="宋体" w:cs="微软雅黑" w:hint="eastAsia"/>
                <w:szCs w:val="21"/>
                <w:rPrChange w:id="428" w:author="王同罕" w:date="2019-05-04T16:28:00Z">
                  <w:rPr>
                    <w:rFonts w:ascii="宋体" w:eastAsia="宋体" w:hAnsi="宋体" w:cs="微软雅黑" w:hint="eastAsia"/>
                    <w:sz w:val="24"/>
                    <w:szCs w:val="24"/>
                  </w:rPr>
                </w:rPrChange>
              </w:rPr>
              <w:t>为普通，</w:t>
            </w:r>
            <w:r w:rsidRPr="002C4E8C">
              <w:rPr>
                <w:rFonts w:ascii="宋体" w:eastAsia="宋体" w:hAnsi="宋体" w:cs="微软雅黑"/>
                <w:szCs w:val="21"/>
                <w:rPrChange w:id="429" w:author="王同罕" w:date="2019-05-04T16:28:00Z">
                  <w:rPr>
                    <w:rFonts w:ascii="宋体" w:eastAsia="宋体" w:hAnsi="宋体" w:cs="微软雅黑"/>
                    <w:sz w:val="24"/>
                    <w:szCs w:val="24"/>
                  </w:rPr>
                </w:rPrChange>
              </w:rPr>
              <w:t>1</w:t>
            </w:r>
            <w:r w:rsidRPr="002C4E8C">
              <w:rPr>
                <w:rFonts w:ascii="宋体" w:eastAsia="宋体" w:hAnsi="宋体" w:cs="微软雅黑" w:hint="eastAsia"/>
                <w:szCs w:val="21"/>
                <w:rPrChange w:id="430" w:author="王同罕" w:date="2019-05-04T16:28:00Z">
                  <w:rPr>
                    <w:rFonts w:ascii="宋体" w:eastAsia="宋体" w:hAnsi="宋体" w:cs="微软雅黑" w:hint="eastAsia"/>
                    <w:sz w:val="24"/>
                    <w:szCs w:val="24"/>
                  </w:rPr>
                </w:rPrChange>
              </w:rPr>
              <w:t>是精贴</w:t>
            </w:r>
          </w:p>
        </w:tc>
      </w:tr>
    </w:tbl>
    <w:p w14:paraId="4D720D9F" w14:textId="77777777" w:rsidR="000401A0" w:rsidRPr="00821032" w:rsidRDefault="00853D6F" w:rsidP="00920980">
      <w:pPr>
        <w:rPr>
          <w:rFonts w:ascii="宋体" w:eastAsia="宋体" w:hAnsi="宋体"/>
          <w:sz w:val="24"/>
          <w:szCs w:val="24"/>
        </w:rPr>
      </w:pPr>
      <w:r w:rsidRPr="00821032">
        <w:rPr>
          <w:rFonts w:ascii="宋体" w:eastAsia="宋体" w:hAnsi="宋体"/>
          <w:sz w:val="24"/>
          <w:szCs w:val="24"/>
        </w:rPr>
        <w:tab/>
        <w:t>帖子</w:t>
      </w:r>
      <w:r w:rsidRPr="00821032">
        <w:rPr>
          <w:rFonts w:ascii="宋体" w:eastAsia="宋体" w:hAnsi="宋体" w:hint="eastAsia"/>
          <w:sz w:val="24"/>
          <w:szCs w:val="24"/>
        </w:rPr>
        <w:t>E</w:t>
      </w:r>
      <w:r w:rsidRPr="00821032">
        <w:rPr>
          <w:rFonts w:ascii="宋体" w:eastAsia="宋体" w:hAnsi="宋体"/>
          <w:sz w:val="24"/>
          <w:szCs w:val="24"/>
        </w:rPr>
        <w:t>-R图</w:t>
      </w:r>
      <w:r w:rsidRPr="00821032">
        <w:rPr>
          <w:rFonts w:ascii="宋体" w:eastAsia="宋体" w:hAnsi="宋体" w:hint="eastAsia"/>
          <w:sz w:val="24"/>
          <w:szCs w:val="24"/>
        </w:rPr>
        <w:t>：</w:t>
      </w:r>
    </w:p>
    <w:p w14:paraId="2B817570" w14:textId="77777777" w:rsidR="00853D6F" w:rsidRDefault="00717273" w:rsidP="001778C7">
      <w:pPr>
        <w:jc w:val="center"/>
      </w:pPr>
      <w:r>
        <w:object w:dxaOrig="7066" w:dyaOrig="4381" w14:anchorId="310107AF">
          <v:shape id="_x0000_i1028" type="#_x0000_t75" style="width:353.2pt;height:218.05pt" o:ole="">
            <v:imagedata r:id="rId29" o:title=""/>
          </v:shape>
          <o:OLEObject Type="Embed" ProgID="Visio.Drawing.15" ShapeID="_x0000_i1028" DrawAspect="Content" ObjectID="_1618498620" r:id="rId30"/>
        </w:object>
      </w:r>
    </w:p>
    <w:p w14:paraId="20831A03" w14:textId="4E3CFE2F" w:rsidR="001778C7" w:rsidRDefault="001778C7" w:rsidP="001778C7">
      <w:pPr>
        <w:jc w:val="center"/>
      </w:pPr>
      <w:r>
        <w:t>图</w:t>
      </w:r>
      <w:r>
        <w:rPr>
          <w:rFonts w:hint="eastAsia"/>
        </w:rPr>
        <w:t>4</w:t>
      </w:r>
      <w:r>
        <w:t>.</w:t>
      </w:r>
      <w:del w:id="431" w:author="王同罕" w:date="2019-05-04T16:29:00Z">
        <w:r w:rsidDel="002C4E8C">
          <w:delText>5.2</w:delText>
        </w:r>
      </w:del>
      <w:ins w:id="432" w:author="王同罕" w:date="2019-05-04T16:29:00Z">
        <w:r w:rsidR="002C4E8C">
          <w:t>4</w:t>
        </w:r>
      </w:ins>
      <w:r>
        <w:t xml:space="preserve"> 帖子</w:t>
      </w:r>
      <w:r>
        <w:rPr>
          <w:rFonts w:hint="eastAsia"/>
        </w:rPr>
        <w:t>E</w:t>
      </w:r>
      <w:r>
        <w:t>-R图</w:t>
      </w:r>
    </w:p>
    <w:p w14:paraId="6089B423" w14:textId="77777777" w:rsidR="001778C7" w:rsidRPr="00821032" w:rsidRDefault="001778C7" w:rsidP="001778C7">
      <w:pPr>
        <w:rPr>
          <w:rFonts w:ascii="宋体" w:eastAsia="宋体" w:hAnsi="宋体"/>
          <w:sz w:val="24"/>
          <w:szCs w:val="24"/>
        </w:rPr>
      </w:pPr>
      <w:r>
        <w:tab/>
      </w:r>
      <w:r w:rsidRPr="00821032">
        <w:rPr>
          <w:rFonts w:ascii="宋体" w:eastAsia="宋体" w:hAnsi="宋体" w:hint="eastAsia"/>
          <w:sz w:val="24"/>
          <w:szCs w:val="24"/>
        </w:rPr>
        <w:t>（3）</w:t>
      </w:r>
      <w:del w:id="433" w:author="王同罕" w:date="2019-05-04T16:29:00Z">
        <w:r w:rsidRPr="00821032" w:rsidDel="002C4E8C">
          <w:rPr>
            <w:rFonts w:ascii="宋体" w:eastAsia="宋体" w:hAnsi="宋体" w:hint="eastAsia"/>
            <w:sz w:val="24"/>
            <w:szCs w:val="24"/>
          </w:rPr>
          <w:delText>、</w:delText>
        </w:r>
      </w:del>
      <w:r w:rsidRPr="00821032">
        <w:rPr>
          <w:rFonts w:ascii="宋体" w:eastAsia="宋体" w:hAnsi="宋体" w:hint="eastAsia"/>
          <w:sz w:val="24"/>
          <w:szCs w:val="24"/>
        </w:rPr>
        <w:t>帖子</w:t>
      </w:r>
      <w:r w:rsidR="00717273" w:rsidRPr="00821032">
        <w:rPr>
          <w:rFonts w:ascii="宋体" w:eastAsia="宋体" w:hAnsi="宋体" w:hint="eastAsia"/>
          <w:sz w:val="24"/>
          <w:szCs w:val="24"/>
        </w:rPr>
        <w:t>模块</w:t>
      </w:r>
      <w:r w:rsidRPr="00821032">
        <w:rPr>
          <w:rFonts w:ascii="宋体" w:eastAsia="宋体" w:hAnsi="宋体" w:hint="eastAsia"/>
          <w:sz w:val="24"/>
          <w:szCs w:val="24"/>
        </w:rPr>
        <w:t>表</w:t>
      </w:r>
      <w:r w:rsidR="00717273" w:rsidRPr="00821032">
        <w:rPr>
          <w:rFonts w:ascii="宋体" w:eastAsia="宋体" w:hAnsi="宋体" w:hint="eastAsia"/>
          <w:sz w:val="24"/>
          <w:szCs w:val="24"/>
        </w:rPr>
        <w:t>(</w:t>
      </w:r>
      <w:r w:rsidR="00717273" w:rsidRPr="00821032">
        <w:rPr>
          <w:rFonts w:ascii="宋体" w:eastAsia="宋体" w:hAnsi="宋体" w:hint="eastAsia"/>
          <w:sz w:val="24"/>
          <w:szCs w:val="24"/>
          <w:u w:val="single"/>
        </w:rPr>
        <w:t>模块I</w:t>
      </w:r>
      <w:r w:rsidR="00717273" w:rsidRPr="00821032">
        <w:rPr>
          <w:rFonts w:ascii="宋体" w:eastAsia="宋体" w:hAnsi="宋体"/>
          <w:sz w:val="24"/>
          <w:szCs w:val="24"/>
          <w:u w:val="single"/>
        </w:rPr>
        <w:t>D</w:t>
      </w:r>
      <w:r w:rsidR="00717273" w:rsidRPr="00821032">
        <w:rPr>
          <w:rFonts w:ascii="宋体" w:eastAsia="宋体" w:hAnsi="宋体" w:hint="eastAsia"/>
          <w:sz w:val="24"/>
          <w:szCs w:val="24"/>
        </w:rPr>
        <w:t>，</w:t>
      </w:r>
      <w:r w:rsidR="00717273" w:rsidRPr="00821032">
        <w:rPr>
          <w:rFonts w:ascii="宋体" w:eastAsia="宋体" w:hAnsi="宋体"/>
          <w:sz w:val="24"/>
          <w:szCs w:val="24"/>
        </w:rPr>
        <w:t>模块名称)</w:t>
      </w:r>
      <w:r w:rsidRPr="00821032">
        <w:rPr>
          <w:rFonts w:ascii="宋体" w:eastAsia="宋体" w:hAnsi="宋体" w:hint="eastAsia"/>
          <w:sz w:val="24"/>
          <w:szCs w:val="24"/>
        </w:rPr>
        <w:t>：</w:t>
      </w:r>
    </w:p>
    <w:p w14:paraId="5E57DC72" w14:textId="7C92CA5E" w:rsidR="002C4E8C" w:rsidRPr="00FD1A1D" w:rsidRDefault="00717273" w:rsidP="002C4E8C">
      <w:pPr>
        <w:jc w:val="center"/>
        <w:rPr>
          <w:ins w:id="434" w:author="王同罕" w:date="2019-05-04T16:30:00Z"/>
          <w:rFonts w:ascii="黑体" w:eastAsia="黑体" w:hAnsi="黑体"/>
          <w:szCs w:val="21"/>
        </w:rPr>
      </w:pPr>
      <w:r w:rsidRPr="00821032">
        <w:rPr>
          <w:rFonts w:ascii="宋体" w:eastAsia="宋体" w:hAnsi="宋体"/>
          <w:sz w:val="24"/>
          <w:szCs w:val="24"/>
        </w:rPr>
        <w:tab/>
      </w:r>
      <w:ins w:id="435" w:author="王同罕" w:date="2019-05-04T16:30:00Z">
        <w:r w:rsidR="002C4E8C" w:rsidRPr="00FD1A1D">
          <w:rPr>
            <w:rFonts w:ascii="黑体" w:eastAsia="黑体" w:hAnsi="黑体"/>
            <w:szCs w:val="21"/>
          </w:rPr>
          <w:t>表4-</w:t>
        </w:r>
        <w:r w:rsidR="002C4E8C">
          <w:rPr>
            <w:rFonts w:ascii="黑体" w:eastAsia="黑体" w:hAnsi="黑体"/>
            <w:szCs w:val="21"/>
          </w:rPr>
          <w:t>3</w:t>
        </w:r>
        <w:r w:rsidR="002C4E8C" w:rsidRPr="00FD1A1D">
          <w:rPr>
            <w:rFonts w:ascii="黑体" w:eastAsia="黑体" w:hAnsi="黑体"/>
            <w:szCs w:val="21"/>
          </w:rPr>
          <w:t xml:space="preserve"> 表名</w:t>
        </w:r>
      </w:ins>
    </w:p>
    <w:p w14:paraId="1DD094C2" w14:textId="77777777" w:rsidR="00717273" w:rsidRPr="00821032" w:rsidRDefault="00717273" w:rsidP="001778C7">
      <w:pPr>
        <w:rPr>
          <w:rFonts w:ascii="宋体" w:eastAsia="宋体" w:hAnsi="宋体"/>
          <w:sz w:val="24"/>
          <w:szCs w:val="24"/>
        </w:rPr>
      </w:pPr>
    </w:p>
    <w:tbl>
      <w:tblPr>
        <w:tblStyle w:val="aa"/>
        <w:tblW w:w="0" w:type="auto"/>
        <w:tblLook w:val="04A0" w:firstRow="1" w:lastRow="0" w:firstColumn="1" w:lastColumn="0" w:noHBand="0" w:noVBand="1"/>
      </w:tblPr>
      <w:tblGrid>
        <w:gridCol w:w="1711"/>
        <w:gridCol w:w="1930"/>
        <w:gridCol w:w="1776"/>
        <w:gridCol w:w="1416"/>
        <w:gridCol w:w="1943"/>
      </w:tblGrid>
      <w:tr w:rsidR="00717273" w:rsidRPr="00821032" w14:paraId="0144C90E" w14:textId="77777777" w:rsidTr="00717273">
        <w:tc>
          <w:tcPr>
            <w:tcW w:w="8776" w:type="dxa"/>
            <w:gridSpan w:val="5"/>
          </w:tcPr>
          <w:p w14:paraId="65E79B7C" w14:textId="77777777" w:rsidR="00717273" w:rsidRPr="00821032" w:rsidRDefault="00717273">
            <w:pPr>
              <w:jc w:val="center"/>
              <w:rPr>
                <w:rFonts w:ascii="宋体" w:eastAsia="宋体" w:hAnsi="宋体" w:cs="微软雅黑"/>
                <w:b/>
                <w:bCs/>
                <w:sz w:val="24"/>
                <w:szCs w:val="24"/>
              </w:rPr>
            </w:pPr>
            <w:r w:rsidRPr="00821032">
              <w:rPr>
                <w:rFonts w:ascii="宋体" w:eastAsia="宋体" w:hAnsi="宋体" w:cs="微软雅黑"/>
                <w:b/>
                <w:bCs/>
                <w:sz w:val="24"/>
                <w:szCs w:val="24"/>
              </w:rPr>
              <w:t>v_module</w:t>
            </w:r>
          </w:p>
        </w:tc>
      </w:tr>
      <w:tr w:rsidR="00717273" w:rsidRPr="00821032" w14:paraId="4C70C973" w14:textId="77777777" w:rsidTr="00717273">
        <w:tc>
          <w:tcPr>
            <w:tcW w:w="1739" w:type="dxa"/>
            <w:hideMark/>
          </w:tcPr>
          <w:p w14:paraId="46E1CBDE" w14:textId="77777777" w:rsidR="00717273" w:rsidRPr="00821032" w:rsidRDefault="00717273">
            <w:pPr>
              <w:jc w:val="center"/>
              <w:rPr>
                <w:rFonts w:ascii="宋体" w:eastAsia="宋体" w:hAnsi="宋体" w:cs="微软雅黑"/>
                <w:b/>
                <w:bCs/>
                <w:sz w:val="24"/>
                <w:szCs w:val="24"/>
              </w:rPr>
            </w:pPr>
            <w:r w:rsidRPr="00821032">
              <w:rPr>
                <w:rFonts w:ascii="宋体" w:eastAsia="宋体" w:hAnsi="宋体" w:cs="微软雅黑" w:hint="eastAsia"/>
                <w:b/>
                <w:bCs/>
                <w:sz w:val="24"/>
                <w:szCs w:val="24"/>
              </w:rPr>
              <w:t>名称</w:t>
            </w:r>
          </w:p>
        </w:tc>
        <w:tc>
          <w:tcPr>
            <w:tcW w:w="1955" w:type="dxa"/>
            <w:hideMark/>
          </w:tcPr>
          <w:p w14:paraId="5F56DCD0" w14:textId="77777777" w:rsidR="00717273" w:rsidRPr="00821032" w:rsidRDefault="00717273">
            <w:pPr>
              <w:jc w:val="center"/>
              <w:rPr>
                <w:rFonts w:ascii="宋体" w:eastAsia="宋体" w:hAnsi="宋体" w:cs="微软雅黑"/>
                <w:sz w:val="24"/>
                <w:szCs w:val="24"/>
              </w:rPr>
            </w:pPr>
            <w:r w:rsidRPr="00821032">
              <w:rPr>
                <w:rFonts w:ascii="宋体" w:eastAsia="宋体" w:hAnsi="宋体" w:cs="微软雅黑" w:hint="eastAsia"/>
                <w:sz w:val="24"/>
                <w:szCs w:val="24"/>
              </w:rPr>
              <w:t>表字段名</w:t>
            </w:r>
          </w:p>
        </w:tc>
        <w:tc>
          <w:tcPr>
            <w:tcW w:w="1667" w:type="dxa"/>
          </w:tcPr>
          <w:p w14:paraId="226202B6" w14:textId="77777777" w:rsidR="00717273" w:rsidRPr="00821032" w:rsidRDefault="00717273">
            <w:pPr>
              <w:jc w:val="center"/>
              <w:rPr>
                <w:rFonts w:ascii="宋体" w:eastAsia="宋体" w:hAnsi="宋体" w:cs="微软雅黑"/>
                <w:sz w:val="24"/>
                <w:szCs w:val="24"/>
              </w:rPr>
            </w:pPr>
            <w:r w:rsidRPr="00821032">
              <w:rPr>
                <w:rFonts w:ascii="宋体" w:eastAsia="宋体" w:hAnsi="宋体" w:cs="微软雅黑" w:hint="eastAsia"/>
                <w:sz w:val="24"/>
                <w:szCs w:val="24"/>
              </w:rPr>
              <w:t>字段类型</w:t>
            </w:r>
          </w:p>
        </w:tc>
        <w:tc>
          <w:tcPr>
            <w:tcW w:w="1438" w:type="dxa"/>
          </w:tcPr>
          <w:p w14:paraId="250ED038" w14:textId="77777777" w:rsidR="00717273" w:rsidRPr="00821032" w:rsidRDefault="00717273">
            <w:pPr>
              <w:jc w:val="center"/>
              <w:rPr>
                <w:rFonts w:ascii="宋体" w:eastAsia="宋体" w:hAnsi="宋体" w:cs="微软雅黑"/>
                <w:sz w:val="24"/>
                <w:szCs w:val="24"/>
              </w:rPr>
            </w:pPr>
            <w:r w:rsidRPr="00821032">
              <w:rPr>
                <w:rFonts w:ascii="宋体" w:eastAsia="宋体" w:hAnsi="宋体" w:cs="微软雅黑" w:hint="eastAsia"/>
                <w:sz w:val="24"/>
                <w:szCs w:val="24"/>
              </w:rPr>
              <w:t>键</w:t>
            </w:r>
          </w:p>
        </w:tc>
        <w:tc>
          <w:tcPr>
            <w:tcW w:w="1977" w:type="dxa"/>
            <w:hideMark/>
          </w:tcPr>
          <w:p w14:paraId="4456AE7D" w14:textId="77777777" w:rsidR="00717273" w:rsidRPr="00821032" w:rsidRDefault="00717273">
            <w:pPr>
              <w:jc w:val="center"/>
              <w:rPr>
                <w:rFonts w:ascii="宋体" w:eastAsia="宋体" w:hAnsi="宋体" w:cs="微软雅黑"/>
                <w:sz w:val="24"/>
                <w:szCs w:val="24"/>
              </w:rPr>
            </w:pPr>
            <w:r w:rsidRPr="00821032">
              <w:rPr>
                <w:rFonts w:ascii="宋体" w:eastAsia="宋体" w:hAnsi="宋体" w:cs="微软雅黑" w:hint="eastAsia"/>
                <w:sz w:val="24"/>
                <w:szCs w:val="24"/>
              </w:rPr>
              <w:t>备注</w:t>
            </w:r>
          </w:p>
        </w:tc>
      </w:tr>
      <w:tr w:rsidR="00717273" w:rsidRPr="00821032" w14:paraId="5648DDCA" w14:textId="77777777" w:rsidTr="00717273">
        <w:tc>
          <w:tcPr>
            <w:tcW w:w="1739" w:type="dxa"/>
            <w:hideMark/>
          </w:tcPr>
          <w:p w14:paraId="1DED2B07" w14:textId="77777777" w:rsidR="00717273" w:rsidRPr="00821032" w:rsidRDefault="00717273" w:rsidP="00717273">
            <w:pPr>
              <w:jc w:val="center"/>
              <w:rPr>
                <w:rFonts w:ascii="宋体" w:eastAsia="宋体" w:hAnsi="宋体" w:cs="微软雅黑"/>
                <w:b/>
                <w:bCs/>
                <w:sz w:val="24"/>
                <w:szCs w:val="24"/>
              </w:rPr>
            </w:pPr>
            <w:r w:rsidRPr="00821032">
              <w:rPr>
                <w:rFonts w:ascii="宋体" w:eastAsia="宋体" w:hAnsi="宋体" w:cs="微软雅黑"/>
                <w:b/>
                <w:bCs/>
                <w:sz w:val="24"/>
                <w:szCs w:val="24"/>
              </w:rPr>
              <w:t>ID</w:t>
            </w:r>
          </w:p>
        </w:tc>
        <w:tc>
          <w:tcPr>
            <w:tcW w:w="1955" w:type="dxa"/>
            <w:hideMark/>
          </w:tcPr>
          <w:p w14:paraId="2E9874C0" w14:textId="77777777" w:rsidR="00717273" w:rsidRPr="00821032" w:rsidRDefault="00717273" w:rsidP="00717273">
            <w:pPr>
              <w:jc w:val="center"/>
              <w:rPr>
                <w:rFonts w:ascii="宋体" w:eastAsia="宋体" w:hAnsi="宋体" w:cs="微软雅黑"/>
                <w:sz w:val="24"/>
                <w:szCs w:val="24"/>
              </w:rPr>
            </w:pPr>
            <w:r w:rsidRPr="00821032">
              <w:rPr>
                <w:rFonts w:ascii="宋体" w:eastAsia="宋体" w:hAnsi="宋体" w:cs="微软雅黑"/>
                <w:sz w:val="24"/>
                <w:szCs w:val="24"/>
              </w:rPr>
              <w:t>mid</w:t>
            </w:r>
          </w:p>
        </w:tc>
        <w:tc>
          <w:tcPr>
            <w:tcW w:w="1667" w:type="dxa"/>
          </w:tcPr>
          <w:p w14:paraId="29C3AEFC" w14:textId="77777777" w:rsidR="00717273" w:rsidRPr="00821032" w:rsidRDefault="00717273" w:rsidP="00717273">
            <w:pPr>
              <w:jc w:val="center"/>
              <w:rPr>
                <w:rFonts w:ascii="宋体" w:eastAsia="宋体" w:hAnsi="宋体" w:cs="微软雅黑"/>
                <w:sz w:val="24"/>
                <w:szCs w:val="24"/>
              </w:rPr>
            </w:pPr>
            <w:r w:rsidRPr="00821032">
              <w:rPr>
                <w:rFonts w:ascii="宋体" w:eastAsia="宋体" w:hAnsi="宋体" w:cs="微软雅黑"/>
                <w:sz w:val="24"/>
                <w:szCs w:val="24"/>
              </w:rPr>
              <w:t>number(3)</w:t>
            </w:r>
          </w:p>
        </w:tc>
        <w:tc>
          <w:tcPr>
            <w:tcW w:w="1438" w:type="dxa"/>
          </w:tcPr>
          <w:p w14:paraId="531CCD17" w14:textId="77777777" w:rsidR="00717273" w:rsidRPr="00821032" w:rsidRDefault="00717273" w:rsidP="00717273">
            <w:pPr>
              <w:jc w:val="center"/>
              <w:rPr>
                <w:rFonts w:ascii="宋体" w:eastAsia="宋体" w:hAnsi="宋体" w:cs="微软雅黑"/>
                <w:sz w:val="24"/>
                <w:szCs w:val="24"/>
              </w:rPr>
            </w:pPr>
            <w:r w:rsidRPr="00821032">
              <w:rPr>
                <w:rFonts w:ascii="宋体" w:eastAsia="宋体" w:hAnsi="宋体" w:cs="微软雅黑"/>
                <w:sz w:val="24"/>
                <w:szCs w:val="24"/>
              </w:rPr>
              <w:t>主键</w:t>
            </w:r>
          </w:p>
        </w:tc>
        <w:tc>
          <w:tcPr>
            <w:tcW w:w="1977" w:type="dxa"/>
          </w:tcPr>
          <w:p w14:paraId="12F4D981" w14:textId="77777777" w:rsidR="00717273" w:rsidRPr="00821032" w:rsidRDefault="00717273" w:rsidP="00717273">
            <w:pPr>
              <w:jc w:val="center"/>
              <w:rPr>
                <w:rFonts w:ascii="宋体" w:eastAsia="宋体" w:hAnsi="宋体" w:cs="微软雅黑"/>
                <w:sz w:val="24"/>
                <w:szCs w:val="24"/>
              </w:rPr>
            </w:pPr>
          </w:p>
        </w:tc>
      </w:tr>
      <w:tr w:rsidR="00717273" w:rsidRPr="00821032" w14:paraId="0176D6AC" w14:textId="77777777" w:rsidTr="00717273">
        <w:tc>
          <w:tcPr>
            <w:tcW w:w="1739" w:type="dxa"/>
            <w:hideMark/>
          </w:tcPr>
          <w:p w14:paraId="44716380" w14:textId="77777777" w:rsidR="00717273" w:rsidRPr="00821032" w:rsidRDefault="00717273" w:rsidP="00717273">
            <w:pPr>
              <w:jc w:val="center"/>
              <w:rPr>
                <w:rFonts w:ascii="宋体" w:eastAsia="宋体" w:hAnsi="宋体" w:cs="微软雅黑"/>
                <w:b/>
                <w:bCs/>
                <w:sz w:val="24"/>
                <w:szCs w:val="24"/>
              </w:rPr>
            </w:pPr>
            <w:r w:rsidRPr="00821032">
              <w:rPr>
                <w:rFonts w:ascii="宋体" w:eastAsia="宋体" w:hAnsi="宋体" w:cs="微软雅黑" w:hint="eastAsia"/>
                <w:b/>
                <w:bCs/>
                <w:sz w:val="24"/>
                <w:szCs w:val="24"/>
              </w:rPr>
              <w:t>模块名称</w:t>
            </w:r>
          </w:p>
        </w:tc>
        <w:tc>
          <w:tcPr>
            <w:tcW w:w="1955" w:type="dxa"/>
            <w:hideMark/>
          </w:tcPr>
          <w:p w14:paraId="4D030C87" w14:textId="77777777" w:rsidR="00717273" w:rsidRPr="00821032" w:rsidRDefault="00717273" w:rsidP="00717273">
            <w:pPr>
              <w:jc w:val="center"/>
              <w:rPr>
                <w:rFonts w:ascii="宋体" w:eastAsia="宋体" w:hAnsi="宋体" w:cs="微软雅黑"/>
                <w:sz w:val="24"/>
                <w:szCs w:val="24"/>
              </w:rPr>
            </w:pPr>
            <w:r w:rsidRPr="00821032">
              <w:rPr>
                <w:rFonts w:ascii="宋体" w:eastAsia="宋体" w:hAnsi="宋体" w:cs="微软雅黑"/>
                <w:sz w:val="24"/>
                <w:szCs w:val="24"/>
              </w:rPr>
              <w:t>mname</w:t>
            </w:r>
          </w:p>
        </w:tc>
        <w:tc>
          <w:tcPr>
            <w:tcW w:w="1667" w:type="dxa"/>
          </w:tcPr>
          <w:p w14:paraId="09046785" w14:textId="77777777" w:rsidR="00717273" w:rsidRPr="00821032" w:rsidRDefault="00717273" w:rsidP="00717273">
            <w:pPr>
              <w:jc w:val="center"/>
              <w:rPr>
                <w:rFonts w:ascii="宋体" w:eastAsia="宋体" w:hAnsi="宋体" w:cs="微软雅黑"/>
                <w:sz w:val="24"/>
                <w:szCs w:val="24"/>
              </w:rPr>
            </w:pPr>
            <w:r w:rsidRPr="00821032">
              <w:rPr>
                <w:rFonts w:ascii="宋体" w:eastAsia="宋体" w:hAnsi="宋体" w:cs="微软雅黑"/>
                <w:sz w:val="24"/>
                <w:szCs w:val="24"/>
              </w:rPr>
              <w:t>nvarchar2(10)</w:t>
            </w:r>
          </w:p>
        </w:tc>
        <w:tc>
          <w:tcPr>
            <w:tcW w:w="1438" w:type="dxa"/>
          </w:tcPr>
          <w:p w14:paraId="09040FF1" w14:textId="77777777" w:rsidR="00717273" w:rsidRPr="00821032" w:rsidRDefault="00717273" w:rsidP="00717273">
            <w:pPr>
              <w:jc w:val="center"/>
              <w:rPr>
                <w:rFonts w:ascii="宋体" w:eastAsia="宋体" w:hAnsi="宋体" w:cs="微软雅黑"/>
                <w:sz w:val="24"/>
                <w:szCs w:val="24"/>
              </w:rPr>
            </w:pPr>
          </w:p>
        </w:tc>
        <w:tc>
          <w:tcPr>
            <w:tcW w:w="1977" w:type="dxa"/>
          </w:tcPr>
          <w:p w14:paraId="7BE453FC" w14:textId="77777777" w:rsidR="00717273" w:rsidRPr="00821032" w:rsidRDefault="00717273" w:rsidP="00717273">
            <w:pPr>
              <w:jc w:val="center"/>
              <w:rPr>
                <w:rFonts w:ascii="宋体" w:eastAsia="宋体" w:hAnsi="宋体" w:cs="微软雅黑"/>
                <w:sz w:val="24"/>
                <w:szCs w:val="24"/>
              </w:rPr>
            </w:pPr>
            <w:r w:rsidRPr="00821032">
              <w:rPr>
                <w:rFonts w:ascii="宋体" w:eastAsia="宋体" w:hAnsi="宋体" w:cs="微软雅黑"/>
                <w:sz w:val="24"/>
                <w:szCs w:val="24"/>
              </w:rPr>
              <w:t>帖子所属模块名称</w:t>
            </w:r>
          </w:p>
        </w:tc>
      </w:tr>
    </w:tbl>
    <w:p w14:paraId="47163C28" w14:textId="77777777" w:rsidR="00717273" w:rsidRPr="00821032" w:rsidRDefault="00717273" w:rsidP="001778C7">
      <w:pPr>
        <w:rPr>
          <w:rFonts w:ascii="宋体" w:eastAsia="宋体" w:hAnsi="宋体"/>
          <w:sz w:val="24"/>
          <w:szCs w:val="24"/>
        </w:rPr>
      </w:pPr>
      <w:r w:rsidRPr="00821032">
        <w:rPr>
          <w:rFonts w:ascii="宋体" w:eastAsia="宋体" w:hAnsi="宋体"/>
          <w:sz w:val="24"/>
          <w:szCs w:val="24"/>
        </w:rPr>
        <w:tab/>
        <w:t>帖子模块</w:t>
      </w:r>
      <w:r w:rsidRPr="00821032">
        <w:rPr>
          <w:rFonts w:ascii="宋体" w:eastAsia="宋体" w:hAnsi="宋体" w:hint="eastAsia"/>
          <w:sz w:val="24"/>
          <w:szCs w:val="24"/>
        </w:rPr>
        <w:t>E</w:t>
      </w:r>
      <w:r w:rsidRPr="00821032">
        <w:rPr>
          <w:rFonts w:ascii="宋体" w:eastAsia="宋体" w:hAnsi="宋体"/>
          <w:sz w:val="24"/>
          <w:szCs w:val="24"/>
        </w:rPr>
        <w:t>-R图</w:t>
      </w:r>
      <w:r w:rsidRPr="00821032">
        <w:rPr>
          <w:rFonts w:ascii="宋体" w:eastAsia="宋体" w:hAnsi="宋体" w:hint="eastAsia"/>
          <w:sz w:val="24"/>
          <w:szCs w:val="24"/>
        </w:rPr>
        <w:t>：</w:t>
      </w:r>
    </w:p>
    <w:p w14:paraId="3B0EA2CC" w14:textId="77777777" w:rsidR="00717273" w:rsidRDefault="00717273" w:rsidP="00717273">
      <w:pPr>
        <w:jc w:val="center"/>
      </w:pPr>
      <w:r>
        <w:object w:dxaOrig="3106" w:dyaOrig="1396" w14:anchorId="0F90A4B6">
          <v:shape id="_x0000_i1029" type="#_x0000_t75" style="width:155.55pt;height:69.3pt" o:ole="">
            <v:imagedata r:id="rId31" o:title=""/>
          </v:shape>
          <o:OLEObject Type="Embed" ProgID="Visio.Drawing.15" ShapeID="_x0000_i1029" DrawAspect="Content" ObjectID="_1618498621" r:id="rId32"/>
        </w:object>
      </w:r>
    </w:p>
    <w:p w14:paraId="3B88505D" w14:textId="1668F3BA" w:rsidR="0023711E" w:rsidRDefault="00717273" w:rsidP="008617E8">
      <w:pPr>
        <w:jc w:val="center"/>
      </w:pPr>
      <w:r>
        <w:t>图</w:t>
      </w:r>
      <w:r w:rsidR="00AE7418">
        <w:rPr>
          <w:rFonts w:hint="eastAsia"/>
        </w:rPr>
        <w:t>4</w:t>
      </w:r>
      <w:r w:rsidR="00AE7418">
        <w:t>.</w:t>
      </w:r>
      <w:del w:id="436" w:author="王同罕" w:date="2019-05-04T16:29:00Z">
        <w:r w:rsidR="00AE7418" w:rsidDel="002C4E8C">
          <w:delText>6.3</w:delText>
        </w:r>
      </w:del>
      <w:ins w:id="437" w:author="王同罕" w:date="2019-05-04T16:29:00Z">
        <w:r w:rsidR="002C4E8C">
          <w:t xml:space="preserve">5 </w:t>
        </w:r>
      </w:ins>
      <w:r>
        <w:t>帖子模块</w:t>
      </w:r>
      <w:r>
        <w:rPr>
          <w:rFonts w:hint="eastAsia"/>
        </w:rPr>
        <w:t>E</w:t>
      </w:r>
      <w:r>
        <w:t>-R图</w:t>
      </w:r>
    </w:p>
    <w:p w14:paraId="777FDAF8" w14:textId="77777777" w:rsidR="00EA6F13" w:rsidRDefault="00EA6F13" w:rsidP="008617E8">
      <w:pPr>
        <w:jc w:val="center"/>
      </w:pPr>
    </w:p>
    <w:p w14:paraId="7F005E77" w14:textId="77777777" w:rsidR="00EA6F13" w:rsidRPr="00821032" w:rsidRDefault="00EA6F13" w:rsidP="00EA6F13">
      <w:pPr>
        <w:rPr>
          <w:rFonts w:ascii="宋体" w:eastAsia="宋体" w:hAnsi="宋体"/>
          <w:sz w:val="24"/>
          <w:szCs w:val="24"/>
        </w:rPr>
      </w:pPr>
      <w:r>
        <w:tab/>
      </w:r>
      <w:r w:rsidRPr="00821032">
        <w:rPr>
          <w:rFonts w:ascii="宋体" w:eastAsia="宋体" w:hAnsi="宋体" w:hint="eastAsia"/>
          <w:sz w:val="24"/>
          <w:szCs w:val="24"/>
        </w:rPr>
        <w:t>（4）</w:t>
      </w:r>
      <w:del w:id="438" w:author="王同罕" w:date="2019-05-04T16:29:00Z">
        <w:r w:rsidRPr="00821032" w:rsidDel="002C4E8C">
          <w:rPr>
            <w:rFonts w:ascii="宋体" w:eastAsia="宋体" w:hAnsi="宋体" w:hint="eastAsia"/>
            <w:sz w:val="24"/>
            <w:szCs w:val="24"/>
          </w:rPr>
          <w:delText>、</w:delText>
        </w:r>
      </w:del>
      <w:r w:rsidRPr="00821032">
        <w:rPr>
          <w:rFonts w:ascii="宋体" w:eastAsia="宋体" w:hAnsi="宋体" w:hint="eastAsia"/>
          <w:sz w:val="24"/>
          <w:szCs w:val="24"/>
        </w:rPr>
        <w:t>将所有实体类的E</w:t>
      </w:r>
      <w:r w:rsidRPr="00821032">
        <w:rPr>
          <w:rFonts w:ascii="宋体" w:eastAsia="宋体" w:hAnsi="宋体"/>
          <w:sz w:val="24"/>
          <w:szCs w:val="24"/>
        </w:rPr>
        <w:t>-R图汇集到一起</w:t>
      </w:r>
      <w:r w:rsidRPr="00821032">
        <w:rPr>
          <w:rFonts w:ascii="宋体" w:eastAsia="宋体" w:hAnsi="宋体" w:hint="eastAsia"/>
          <w:sz w:val="24"/>
          <w:szCs w:val="24"/>
        </w:rPr>
        <w:t>，</w:t>
      </w:r>
      <w:r w:rsidRPr="00821032">
        <w:rPr>
          <w:rFonts w:ascii="宋体" w:eastAsia="宋体" w:hAnsi="宋体"/>
          <w:sz w:val="24"/>
          <w:szCs w:val="24"/>
        </w:rPr>
        <w:t>构成了整体</w:t>
      </w:r>
      <w:r w:rsidRPr="00821032">
        <w:rPr>
          <w:rFonts w:ascii="宋体" w:eastAsia="宋体" w:hAnsi="宋体" w:hint="eastAsia"/>
          <w:sz w:val="24"/>
          <w:szCs w:val="24"/>
        </w:rPr>
        <w:t>E</w:t>
      </w:r>
      <w:r w:rsidRPr="00821032">
        <w:rPr>
          <w:rFonts w:ascii="宋体" w:eastAsia="宋体" w:hAnsi="宋体"/>
          <w:sz w:val="24"/>
          <w:szCs w:val="24"/>
        </w:rPr>
        <w:t>-R图</w:t>
      </w:r>
      <w:r w:rsidRPr="00821032">
        <w:rPr>
          <w:rFonts w:ascii="宋体" w:eastAsia="宋体" w:hAnsi="宋体" w:hint="eastAsia"/>
          <w:sz w:val="24"/>
          <w:szCs w:val="24"/>
        </w:rPr>
        <w:t>，</w:t>
      </w:r>
      <w:r w:rsidRPr="00821032">
        <w:rPr>
          <w:rFonts w:ascii="宋体" w:eastAsia="宋体" w:hAnsi="宋体"/>
          <w:sz w:val="24"/>
          <w:szCs w:val="24"/>
        </w:rPr>
        <w:t>如下</w:t>
      </w:r>
      <w:r w:rsidRPr="00821032">
        <w:rPr>
          <w:rFonts w:ascii="宋体" w:eastAsia="宋体" w:hAnsi="宋体" w:hint="eastAsia"/>
          <w:sz w:val="24"/>
          <w:szCs w:val="24"/>
        </w:rPr>
        <w:t>：</w:t>
      </w:r>
    </w:p>
    <w:p w14:paraId="4C34FD88" w14:textId="77777777" w:rsidR="00EA6F13" w:rsidRDefault="00EA6F13" w:rsidP="00EA6F13">
      <w:pPr>
        <w:jc w:val="center"/>
      </w:pPr>
      <w:r>
        <w:object w:dxaOrig="10035" w:dyaOrig="9121" w14:anchorId="3B0B8F51">
          <v:shape id="_x0000_i1030" type="#_x0000_t75" style="width:438.8pt;height:398.05pt" o:ole="">
            <v:imagedata r:id="rId33" o:title=""/>
          </v:shape>
          <o:OLEObject Type="Embed" ProgID="Visio.Drawing.15" ShapeID="_x0000_i1030" DrawAspect="Content" ObjectID="_1618498622" r:id="rId34"/>
        </w:object>
      </w:r>
    </w:p>
    <w:p w14:paraId="27EF1F74" w14:textId="77777777" w:rsidR="00EA6F13" w:rsidRDefault="00EA6F13" w:rsidP="00EA6F13">
      <w:pPr>
        <w:ind w:firstLine="420"/>
        <w:jc w:val="center"/>
      </w:pPr>
      <w:r>
        <w:t>图</w:t>
      </w:r>
      <w:r>
        <w:rPr>
          <w:rFonts w:hint="eastAsia"/>
        </w:rPr>
        <w:t>4</w:t>
      </w:r>
      <w:r>
        <w:t>.6</w:t>
      </w:r>
      <w:del w:id="439" w:author="王同罕" w:date="2019-05-04T16:29:00Z">
        <w:r w:rsidDel="002C4E8C">
          <w:delText>.4</w:delText>
        </w:r>
      </w:del>
      <w:r>
        <w:t xml:space="preserve">  系统整体</w:t>
      </w:r>
      <w:r>
        <w:rPr>
          <w:rFonts w:hint="eastAsia"/>
        </w:rPr>
        <w:t>E</w:t>
      </w:r>
      <w:r>
        <w:t>-R图</w:t>
      </w:r>
    </w:p>
    <w:p w14:paraId="1B965ED7" w14:textId="77777777" w:rsidR="008617E8" w:rsidRDefault="00AE7418" w:rsidP="00AE7418">
      <w:pPr>
        <w:pStyle w:val="3"/>
      </w:pPr>
      <w:bookmarkStart w:id="440" w:name="_Toc7028473"/>
      <w:r>
        <w:rPr>
          <w:rFonts w:hint="eastAsia"/>
        </w:rPr>
        <w:t>4</w:t>
      </w:r>
      <w:r>
        <w:t>.6.</w:t>
      </w:r>
      <w:r w:rsidR="00EA6F13">
        <w:t>2</w:t>
      </w:r>
      <w:r>
        <w:t xml:space="preserve">  </w:t>
      </w:r>
      <w:r w:rsidR="00EA6F13">
        <w:t>非主要实体类数据库表结构介绍</w:t>
      </w:r>
      <w:bookmarkEnd w:id="440"/>
    </w:p>
    <w:p w14:paraId="72C10C55" w14:textId="77777777" w:rsidR="00EA6F13" w:rsidRPr="00EA6F13" w:rsidRDefault="00EA6F13" w:rsidP="00EA6F13"/>
    <w:p w14:paraId="73031BDA" w14:textId="77777777" w:rsidR="001778C7" w:rsidRPr="00821032" w:rsidRDefault="001778C7" w:rsidP="001778C7">
      <w:pPr>
        <w:rPr>
          <w:rFonts w:ascii="宋体" w:eastAsia="宋体" w:hAnsi="宋体"/>
          <w:sz w:val="24"/>
          <w:szCs w:val="24"/>
        </w:rPr>
      </w:pPr>
      <w:r>
        <w:tab/>
      </w:r>
      <w:r w:rsidRPr="00821032">
        <w:rPr>
          <w:rFonts w:ascii="宋体" w:eastAsia="宋体" w:hAnsi="宋体" w:hint="eastAsia"/>
          <w:sz w:val="24"/>
          <w:szCs w:val="24"/>
        </w:rPr>
        <w:t>（</w:t>
      </w:r>
      <w:r w:rsidR="00EA6F13" w:rsidRPr="00821032">
        <w:rPr>
          <w:rFonts w:ascii="宋体" w:eastAsia="宋体" w:hAnsi="宋体"/>
          <w:sz w:val="24"/>
          <w:szCs w:val="24"/>
        </w:rPr>
        <w:t>1</w:t>
      </w:r>
      <w:r w:rsidRPr="00821032">
        <w:rPr>
          <w:rFonts w:ascii="宋体" w:eastAsia="宋体" w:hAnsi="宋体" w:hint="eastAsia"/>
          <w:sz w:val="24"/>
          <w:szCs w:val="24"/>
        </w:rPr>
        <w:t>）</w:t>
      </w:r>
      <w:del w:id="441" w:author="王同罕" w:date="2019-05-04T16:31:00Z">
        <w:r w:rsidRPr="00821032" w:rsidDel="002C4E8C">
          <w:rPr>
            <w:rFonts w:ascii="宋体" w:eastAsia="宋体" w:hAnsi="宋体" w:hint="eastAsia"/>
            <w:sz w:val="24"/>
            <w:szCs w:val="24"/>
          </w:rPr>
          <w:delText>、</w:delText>
        </w:r>
      </w:del>
      <w:r w:rsidRPr="00821032">
        <w:rPr>
          <w:rFonts w:ascii="宋体" w:eastAsia="宋体" w:hAnsi="宋体" w:hint="eastAsia"/>
          <w:sz w:val="24"/>
          <w:szCs w:val="24"/>
        </w:rPr>
        <w:t>回复评论信息表</w:t>
      </w:r>
      <w:r w:rsidR="00717273" w:rsidRPr="00821032">
        <w:rPr>
          <w:rFonts w:ascii="宋体" w:eastAsia="宋体" w:hAnsi="宋体" w:hint="eastAsia"/>
          <w:sz w:val="24"/>
          <w:szCs w:val="24"/>
        </w:rPr>
        <w:t>：</w:t>
      </w:r>
    </w:p>
    <w:p w14:paraId="59506784" w14:textId="77777777" w:rsidR="008617E8" w:rsidRDefault="008617E8">
      <w:pPr>
        <w:spacing w:line="300" w:lineRule="auto"/>
        <w:ind w:firstLineChars="200" w:firstLine="480"/>
        <w:rPr>
          <w:ins w:id="442" w:author="王同罕" w:date="2019-05-04T16:30:00Z"/>
          <w:rFonts w:ascii="宋体" w:eastAsia="宋体" w:hAnsi="宋体"/>
          <w:sz w:val="24"/>
          <w:szCs w:val="24"/>
        </w:rPr>
        <w:pPrChange w:id="443" w:author="王同罕" w:date="2019-05-04T16:31:00Z">
          <w:pPr/>
        </w:pPrChange>
      </w:pPr>
      <w:r w:rsidRPr="00821032">
        <w:rPr>
          <w:rFonts w:ascii="宋体" w:eastAsia="宋体" w:hAnsi="宋体"/>
          <w:sz w:val="24"/>
          <w:szCs w:val="24"/>
        </w:rPr>
        <w:tab/>
        <w:t>回复评论表</w:t>
      </w:r>
      <w:r w:rsidRPr="00821032">
        <w:rPr>
          <w:rFonts w:ascii="宋体" w:eastAsia="宋体" w:hAnsi="宋体" w:hint="eastAsia"/>
          <w:sz w:val="24"/>
          <w:szCs w:val="24"/>
        </w:rPr>
        <w:t>（</w:t>
      </w:r>
      <w:r w:rsidRPr="00821032">
        <w:rPr>
          <w:rFonts w:ascii="宋体" w:eastAsia="宋体" w:hAnsi="宋体" w:hint="eastAsia"/>
          <w:sz w:val="24"/>
          <w:szCs w:val="24"/>
          <w:u w:val="single"/>
        </w:rPr>
        <w:t>I</w:t>
      </w:r>
      <w:r w:rsidRPr="00821032">
        <w:rPr>
          <w:rFonts w:ascii="宋体" w:eastAsia="宋体" w:hAnsi="宋体"/>
          <w:sz w:val="24"/>
          <w:szCs w:val="24"/>
          <w:u w:val="single"/>
        </w:rPr>
        <w:t>D</w:t>
      </w:r>
      <w:r w:rsidRPr="00821032">
        <w:rPr>
          <w:rFonts w:ascii="宋体" w:eastAsia="宋体" w:hAnsi="宋体" w:hint="eastAsia"/>
          <w:sz w:val="24"/>
          <w:szCs w:val="24"/>
        </w:rPr>
        <w:t>，回复帖子I</w:t>
      </w:r>
      <w:r w:rsidRPr="00821032">
        <w:rPr>
          <w:rFonts w:ascii="宋体" w:eastAsia="宋体" w:hAnsi="宋体"/>
          <w:sz w:val="24"/>
          <w:szCs w:val="24"/>
        </w:rPr>
        <w:t>D</w:t>
      </w:r>
      <w:r w:rsidRPr="00821032">
        <w:rPr>
          <w:rFonts w:ascii="宋体" w:eastAsia="宋体" w:hAnsi="宋体" w:hint="eastAsia"/>
          <w:sz w:val="24"/>
          <w:szCs w:val="24"/>
        </w:rPr>
        <w:t>，</w:t>
      </w:r>
      <w:r w:rsidRPr="00821032">
        <w:rPr>
          <w:rFonts w:ascii="宋体" w:eastAsia="宋体" w:hAnsi="宋体"/>
          <w:sz w:val="24"/>
          <w:szCs w:val="24"/>
        </w:rPr>
        <w:t>回复人邮箱</w:t>
      </w:r>
      <w:r w:rsidRPr="00821032">
        <w:rPr>
          <w:rFonts w:ascii="宋体" w:eastAsia="宋体" w:hAnsi="宋体" w:hint="eastAsia"/>
          <w:sz w:val="24"/>
          <w:szCs w:val="24"/>
        </w:rPr>
        <w:t>，</w:t>
      </w:r>
      <w:r w:rsidRPr="00821032">
        <w:rPr>
          <w:rFonts w:ascii="宋体" w:eastAsia="宋体" w:hAnsi="宋体"/>
          <w:sz w:val="24"/>
          <w:szCs w:val="24"/>
        </w:rPr>
        <w:t>被回复邮箱</w:t>
      </w:r>
      <w:r w:rsidRPr="00821032">
        <w:rPr>
          <w:rFonts w:ascii="宋体" w:eastAsia="宋体" w:hAnsi="宋体" w:hint="eastAsia"/>
          <w:sz w:val="24"/>
          <w:szCs w:val="24"/>
        </w:rPr>
        <w:t>，</w:t>
      </w:r>
      <w:r w:rsidRPr="00821032">
        <w:rPr>
          <w:rFonts w:ascii="宋体" w:eastAsia="宋体" w:hAnsi="宋体"/>
          <w:sz w:val="24"/>
          <w:szCs w:val="24"/>
        </w:rPr>
        <w:t>回复内容</w:t>
      </w:r>
      <w:r w:rsidRPr="00821032">
        <w:rPr>
          <w:rFonts w:ascii="宋体" w:eastAsia="宋体" w:hAnsi="宋体" w:hint="eastAsia"/>
          <w:sz w:val="24"/>
          <w:szCs w:val="24"/>
        </w:rPr>
        <w:t>，</w:t>
      </w:r>
      <w:r w:rsidRPr="00821032">
        <w:rPr>
          <w:rFonts w:ascii="宋体" w:eastAsia="宋体" w:hAnsi="宋体"/>
          <w:sz w:val="24"/>
          <w:szCs w:val="24"/>
        </w:rPr>
        <w:t>时间</w:t>
      </w:r>
      <w:r w:rsidRPr="00821032">
        <w:rPr>
          <w:rFonts w:ascii="宋体" w:eastAsia="宋体" w:hAnsi="宋体" w:hint="eastAsia"/>
          <w:sz w:val="24"/>
          <w:szCs w:val="24"/>
        </w:rPr>
        <w:t>，</w:t>
      </w:r>
      <w:r w:rsidRPr="00821032">
        <w:rPr>
          <w:rFonts w:ascii="宋体" w:eastAsia="宋体" w:hAnsi="宋体"/>
          <w:sz w:val="24"/>
          <w:szCs w:val="24"/>
        </w:rPr>
        <w:t>被回复人未已读</w:t>
      </w:r>
      <w:r w:rsidRPr="00821032">
        <w:rPr>
          <w:rFonts w:ascii="宋体" w:eastAsia="宋体" w:hAnsi="宋体" w:hint="eastAsia"/>
          <w:sz w:val="24"/>
          <w:szCs w:val="24"/>
        </w:rPr>
        <w:t>，</w:t>
      </w:r>
      <w:r w:rsidRPr="00821032">
        <w:rPr>
          <w:rFonts w:ascii="宋体" w:eastAsia="宋体" w:hAnsi="宋体"/>
          <w:sz w:val="24"/>
          <w:szCs w:val="24"/>
        </w:rPr>
        <w:t>点赞数量</w:t>
      </w:r>
      <w:r w:rsidRPr="00821032">
        <w:rPr>
          <w:rFonts w:ascii="宋体" w:eastAsia="宋体" w:hAnsi="宋体" w:hint="eastAsia"/>
          <w:sz w:val="24"/>
          <w:szCs w:val="24"/>
        </w:rPr>
        <w:t>，</w:t>
      </w:r>
      <w:r w:rsidRPr="00821032">
        <w:rPr>
          <w:rFonts w:ascii="宋体" w:eastAsia="宋体" w:hAnsi="宋体"/>
          <w:sz w:val="24"/>
          <w:szCs w:val="24"/>
        </w:rPr>
        <w:t>楼主未已读</w:t>
      </w:r>
      <w:r w:rsidRPr="00821032">
        <w:rPr>
          <w:rFonts w:ascii="宋体" w:eastAsia="宋体" w:hAnsi="宋体" w:hint="eastAsia"/>
          <w:sz w:val="24"/>
          <w:szCs w:val="24"/>
        </w:rPr>
        <w:t>，</w:t>
      </w:r>
      <w:r w:rsidRPr="00821032">
        <w:rPr>
          <w:rFonts w:ascii="宋体" w:eastAsia="宋体" w:hAnsi="宋体"/>
          <w:sz w:val="24"/>
          <w:szCs w:val="24"/>
        </w:rPr>
        <w:t>删除状态</w:t>
      </w:r>
      <w:r w:rsidRPr="00821032">
        <w:rPr>
          <w:rFonts w:ascii="宋体" w:eastAsia="宋体" w:hAnsi="宋体" w:hint="eastAsia"/>
          <w:sz w:val="24"/>
          <w:szCs w:val="24"/>
        </w:rPr>
        <w:t>）：</w:t>
      </w:r>
    </w:p>
    <w:p w14:paraId="5A678B2B" w14:textId="7AAA1643" w:rsidR="002C4E8C" w:rsidRPr="00FD1A1D" w:rsidRDefault="002C4E8C" w:rsidP="002C4E8C">
      <w:pPr>
        <w:jc w:val="center"/>
        <w:rPr>
          <w:ins w:id="444" w:author="王同罕" w:date="2019-05-04T16:30:00Z"/>
          <w:rFonts w:ascii="黑体" w:eastAsia="黑体" w:hAnsi="黑体"/>
          <w:szCs w:val="21"/>
        </w:rPr>
      </w:pPr>
      <w:ins w:id="445" w:author="王同罕" w:date="2019-05-04T16:30:00Z">
        <w:r w:rsidRPr="00FD1A1D">
          <w:rPr>
            <w:rFonts w:ascii="黑体" w:eastAsia="黑体" w:hAnsi="黑体"/>
            <w:szCs w:val="21"/>
          </w:rPr>
          <w:t>表4-</w:t>
        </w:r>
        <w:r>
          <w:rPr>
            <w:rFonts w:ascii="黑体" w:eastAsia="黑体" w:hAnsi="黑体"/>
            <w:szCs w:val="21"/>
          </w:rPr>
          <w:t>4</w:t>
        </w:r>
        <w:r w:rsidRPr="00FD1A1D">
          <w:rPr>
            <w:rFonts w:ascii="黑体" w:eastAsia="黑体" w:hAnsi="黑体"/>
            <w:szCs w:val="21"/>
          </w:rPr>
          <w:t xml:space="preserve"> 表名</w:t>
        </w:r>
      </w:ins>
    </w:p>
    <w:p w14:paraId="266A6313" w14:textId="77777777" w:rsidR="002C4E8C" w:rsidRPr="00821032" w:rsidRDefault="002C4E8C" w:rsidP="001778C7">
      <w:pPr>
        <w:rPr>
          <w:rFonts w:ascii="宋体" w:eastAsia="宋体" w:hAnsi="宋体"/>
          <w:sz w:val="24"/>
          <w:szCs w:val="24"/>
        </w:rPr>
      </w:pPr>
    </w:p>
    <w:tbl>
      <w:tblPr>
        <w:tblStyle w:val="a7"/>
        <w:tblW w:w="0" w:type="auto"/>
        <w:tblLook w:val="04A0" w:firstRow="1" w:lastRow="0" w:firstColumn="1" w:lastColumn="0" w:noHBand="0" w:noVBand="1"/>
      </w:tblPr>
      <w:tblGrid>
        <w:gridCol w:w="2122"/>
        <w:gridCol w:w="1701"/>
        <w:gridCol w:w="1842"/>
        <w:gridCol w:w="875"/>
        <w:gridCol w:w="2236"/>
      </w:tblGrid>
      <w:tr w:rsidR="008617E8" w:rsidRPr="00821032" w14:paraId="232E9863" w14:textId="77777777" w:rsidTr="00AB0311">
        <w:tc>
          <w:tcPr>
            <w:tcW w:w="8776" w:type="dxa"/>
            <w:gridSpan w:val="5"/>
            <w:tcBorders>
              <w:top w:val="single" w:sz="4" w:space="0" w:color="auto"/>
              <w:left w:val="single" w:sz="4" w:space="0" w:color="auto"/>
              <w:bottom w:val="single" w:sz="4" w:space="0" w:color="auto"/>
              <w:right w:val="single" w:sz="4" w:space="0" w:color="auto"/>
            </w:tcBorders>
          </w:tcPr>
          <w:p w14:paraId="7CA00D63" w14:textId="77777777" w:rsidR="008617E8" w:rsidRPr="002C4E8C" w:rsidRDefault="008617E8" w:rsidP="0035444F">
            <w:pPr>
              <w:tabs>
                <w:tab w:val="left" w:pos="3695"/>
              </w:tabs>
              <w:jc w:val="center"/>
              <w:rPr>
                <w:rFonts w:ascii="宋体" w:eastAsia="宋体" w:hAnsi="宋体" w:cs="微软雅黑"/>
                <w:szCs w:val="21"/>
                <w:rPrChange w:id="446" w:author="王同罕" w:date="2019-05-04T16:31:00Z">
                  <w:rPr>
                    <w:rFonts w:ascii="宋体" w:eastAsia="宋体" w:hAnsi="宋体" w:cs="微软雅黑"/>
                    <w:sz w:val="24"/>
                    <w:szCs w:val="24"/>
                  </w:rPr>
                </w:rPrChange>
              </w:rPr>
            </w:pPr>
            <w:r w:rsidRPr="002C4E8C">
              <w:rPr>
                <w:rFonts w:ascii="宋体" w:eastAsia="宋体" w:hAnsi="宋体" w:cs="微软雅黑"/>
                <w:szCs w:val="21"/>
                <w:rPrChange w:id="447" w:author="王同罕" w:date="2019-05-04T16:31:00Z">
                  <w:rPr>
                    <w:rFonts w:ascii="宋体" w:eastAsia="宋体" w:hAnsi="宋体" w:cs="微软雅黑"/>
                    <w:sz w:val="24"/>
                    <w:szCs w:val="24"/>
                  </w:rPr>
                </w:rPrChange>
              </w:rPr>
              <w:t>v_atrinfo</w:t>
            </w:r>
          </w:p>
        </w:tc>
      </w:tr>
      <w:tr w:rsidR="008617E8" w:rsidRPr="00821032" w14:paraId="37143626" w14:textId="77777777" w:rsidTr="0035444F">
        <w:tc>
          <w:tcPr>
            <w:tcW w:w="2122" w:type="dxa"/>
            <w:tcBorders>
              <w:top w:val="single" w:sz="4" w:space="0" w:color="auto"/>
              <w:left w:val="single" w:sz="4" w:space="0" w:color="auto"/>
              <w:bottom w:val="single" w:sz="4" w:space="0" w:color="auto"/>
              <w:right w:val="single" w:sz="4" w:space="0" w:color="auto"/>
            </w:tcBorders>
            <w:hideMark/>
          </w:tcPr>
          <w:p w14:paraId="4D98C689" w14:textId="77777777" w:rsidR="008617E8" w:rsidRPr="002C4E8C" w:rsidRDefault="008617E8" w:rsidP="0035444F">
            <w:pPr>
              <w:jc w:val="center"/>
              <w:rPr>
                <w:rFonts w:ascii="宋体" w:eastAsia="宋体" w:hAnsi="宋体" w:cs="微软雅黑"/>
                <w:szCs w:val="21"/>
                <w:rPrChange w:id="448"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449" w:author="王同罕" w:date="2019-05-04T16:31:00Z">
                  <w:rPr>
                    <w:rFonts w:ascii="宋体" w:eastAsia="宋体" w:hAnsi="宋体" w:cs="微软雅黑" w:hint="eastAsia"/>
                    <w:sz w:val="24"/>
                    <w:szCs w:val="24"/>
                  </w:rPr>
                </w:rPrChange>
              </w:rPr>
              <w:t>名称</w:t>
            </w:r>
          </w:p>
        </w:tc>
        <w:tc>
          <w:tcPr>
            <w:tcW w:w="1701" w:type="dxa"/>
            <w:tcBorders>
              <w:top w:val="single" w:sz="4" w:space="0" w:color="auto"/>
              <w:left w:val="single" w:sz="4" w:space="0" w:color="auto"/>
              <w:bottom w:val="single" w:sz="4" w:space="0" w:color="auto"/>
              <w:right w:val="single" w:sz="4" w:space="0" w:color="auto"/>
            </w:tcBorders>
            <w:hideMark/>
          </w:tcPr>
          <w:p w14:paraId="790554ED" w14:textId="77777777" w:rsidR="008617E8" w:rsidRPr="002C4E8C" w:rsidRDefault="008617E8" w:rsidP="0035444F">
            <w:pPr>
              <w:jc w:val="center"/>
              <w:rPr>
                <w:rFonts w:ascii="宋体" w:eastAsia="宋体" w:hAnsi="宋体" w:cs="微软雅黑"/>
                <w:szCs w:val="21"/>
                <w:rPrChange w:id="450"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451" w:author="王同罕" w:date="2019-05-04T16:31:00Z">
                  <w:rPr>
                    <w:rFonts w:ascii="宋体" w:eastAsia="宋体" w:hAnsi="宋体" w:cs="微软雅黑" w:hint="eastAsia"/>
                    <w:sz w:val="24"/>
                    <w:szCs w:val="24"/>
                  </w:rPr>
                </w:rPrChange>
              </w:rPr>
              <w:t>表字段名</w:t>
            </w:r>
          </w:p>
        </w:tc>
        <w:tc>
          <w:tcPr>
            <w:tcW w:w="1842" w:type="dxa"/>
            <w:tcBorders>
              <w:top w:val="single" w:sz="4" w:space="0" w:color="auto"/>
              <w:left w:val="single" w:sz="4" w:space="0" w:color="auto"/>
              <w:bottom w:val="single" w:sz="4" w:space="0" w:color="auto"/>
              <w:right w:val="single" w:sz="4" w:space="0" w:color="auto"/>
            </w:tcBorders>
          </w:tcPr>
          <w:p w14:paraId="5C97FC29" w14:textId="77777777" w:rsidR="008617E8" w:rsidRPr="002C4E8C" w:rsidRDefault="008617E8" w:rsidP="0035444F">
            <w:pPr>
              <w:jc w:val="center"/>
              <w:rPr>
                <w:rFonts w:ascii="宋体" w:eastAsia="宋体" w:hAnsi="宋体" w:cs="微软雅黑"/>
                <w:szCs w:val="21"/>
                <w:rPrChange w:id="452"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453" w:author="王同罕" w:date="2019-05-04T16:31:00Z">
                  <w:rPr>
                    <w:rFonts w:ascii="宋体" w:eastAsia="宋体" w:hAnsi="宋体" w:cs="微软雅黑" w:hint="eastAsia"/>
                    <w:sz w:val="24"/>
                    <w:szCs w:val="24"/>
                  </w:rPr>
                </w:rPrChange>
              </w:rPr>
              <w:t>字段类型</w:t>
            </w:r>
          </w:p>
        </w:tc>
        <w:tc>
          <w:tcPr>
            <w:tcW w:w="875" w:type="dxa"/>
            <w:tcBorders>
              <w:top w:val="single" w:sz="4" w:space="0" w:color="auto"/>
              <w:left w:val="single" w:sz="4" w:space="0" w:color="auto"/>
              <w:bottom w:val="single" w:sz="4" w:space="0" w:color="auto"/>
              <w:right w:val="single" w:sz="4" w:space="0" w:color="auto"/>
            </w:tcBorders>
          </w:tcPr>
          <w:p w14:paraId="4DB198AB" w14:textId="77777777" w:rsidR="008617E8" w:rsidRPr="002C4E8C" w:rsidRDefault="008617E8" w:rsidP="0035444F">
            <w:pPr>
              <w:jc w:val="center"/>
              <w:rPr>
                <w:rFonts w:ascii="宋体" w:eastAsia="宋体" w:hAnsi="宋体" w:cs="微软雅黑"/>
                <w:szCs w:val="21"/>
                <w:rPrChange w:id="454"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455" w:author="王同罕" w:date="2019-05-04T16:31:00Z">
                  <w:rPr>
                    <w:rFonts w:ascii="宋体" w:eastAsia="宋体" w:hAnsi="宋体" w:cs="微软雅黑" w:hint="eastAsia"/>
                    <w:sz w:val="24"/>
                    <w:szCs w:val="24"/>
                  </w:rPr>
                </w:rPrChange>
              </w:rPr>
              <w:t>键</w:t>
            </w:r>
          </w:p>
        </w:tc>
        <w:tc>
          <w:tcPr>
            <w:tcW w:w="2236" w:type="dxa"/>
            <w:tcBorders>
              <w:top w:val="single" w:sz="4" w:space="0" w:color="auto"/>
              <w:left w:val="single" w:sz="4" w:space="0" w:color="auto"/>
              <w:bottom w:val="single" w:sz="4" w:space="0" w:color="auto"/>
              <w:right w:val="single" w:sz="4" w:space="0" w:color="auto"/>
            </w:tcBorders>
            <w:hideMark/>
          </w:tcPr>
          <w:p w14:paraId="313AC7EA" w14:textId="77777777" w:rsidR="008617E8" w:rsidRPr="002C4E8C" w:rsidRDefault="008617E8" w:rsidP="0035444F">
            <w:pPr>
              <w:jc w:val="center"/>
              <w:rPr>
                <w:rFonts w:ascii="宋体" w:eastAsia="宋体" w:hAnsi="宋体" w:cs="微软雅黑"/>
                <w:szCs w:val="21"/>
                <w:rPrChange w:id="456"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457" w:author="王同罕" w:date="2019-05-04T16:31:00Z">
                  <w:rPr>
                    <w:rFonts w:ascii="宋体" w:eastAsia="宋体" w:hAnsi="宋体" w:cs="微软雅黑" w:hint="eastAsia"/>
                    <w:sz w:val="24"/>
                    <w:szCs w:val="24"/>
                  </w:rPr>
                </w:rPrChange>
              </w:rPr>
              <w:t>备注</w:t>
            </w:r>
          </w:p>
        </w:tc>
      </w:tr>
      <w:tr w:rsidR="008617E8" w:rsidRPr="00821032" w14:paraId="4A9C9B0E" w14:textId="77777777" w:rsidTr="0035444F">
        <w:tc>
          <w:tcPr>
            <w:tcW w:w="2122" w:type="dxa"/>
            <w:tcBorders>
              <w:top w:val="single" w:sz="4" w:space="0" w:color="auto"/>
              <w:left w:val="single" w:sz="4" w:space="0" w:color="auto"/>
              <w:bottom w:val="single" w:sz="4" w:space="0" w:color="auto"/>
              <w:right w:val="single" w:sz="4" w:space="0" w:color="auto"/>
            </w:tcBorders>
            <w:hideMark/>
          </w:tcPr>
          <w:p w14:paraId="1D6E16FD" w14:textId="77777777" w:rsidR="008617E8" w:rsidRPr="002C4E8C" w:rsidRDefault="008617E8" w:rsidP="0035444F">
            <w:pPr>
              <w:jc w:val="center"/>
              <w:rPr>
                <w:rFonts w:ascii="宋体" w:eastAsia="宋体" w:hAnsi="宋体" w:cs="微软雅黑"/>
                <w:szCs w:val="21"/>
                <w:rPrChange w:id="458" w:author="王同罕" w:date="2019-05-04T16:31:00Z">
                  <w:rPr>
                    <w:rFonts w:ascii="宋体" w:eastAsia="宋体" w:hAnsi="宋体" w:cs="微软雅黑"/>
                    <w:sz w:val="24"/>
                    <w:szCs w:val="24"/>
                  </w:rPr>
                </w:rPrChange>
              </w:rPr>
            </w:pPr>
            <w:r w:rsidRPr="002C4E8C">
              <w:rPr>
                <w:rFonts w:ascii="宋体" w:eastAsia="宋体" w:hAnsi="宋体" w:cs="微软雅黑"/>
                <w:szCs w:val="21"/>
                <w:rPrChange w:id="459" w:author="王同罕" w:date="2019-05-04T16:31:00Z">
                  <w:rPr>
                    <w:rFonts w:ascii="宋体" w:eastAsia="宋体" w:hAnsi="宋体" w:cs="微软雅黑"/>
                    <w:sz w:val="24"/>
                    <w:szCs w:val="24"/>
                  </w:rPr>
                </w:rPrChange>
              </w:rPr>
              <w:t>ID</w:t>
            </w:r>
          </w:p>
        </w:tc>
        <w:tc>
          <w:tcPr>
            <w:tcW w:w="1701" w:type="dxa"/>
            <w:tcBorders>
              <w:top w:val="single" w:sz="4" w:space="0" w:color="auto"/>
              <w:left w:val="single" w:sz="4" w:space="0" w:color="auto"/>
              <w:bottom w:val="single" w:sz="4" w:space="0" w:color="auto"/>
              <w:right w:val="single" w:sz="4" w:space="0" w:color="auto"/>
            </w:tcBorders>
            <w:hideMark/>
          </w:tcPr>
          <w:p w14:paraId="2374B0D1" w14:textId="77777777" w:rsidR="008617E8" w:rsidRPr="002C4E8C" w:rsidRDefault="008617E8" w:rsidP="0035444F">
            <w:pPr>
              <w:jc w:val="center"/>
              <w:rPr>
                <w:rFonts w:ascii="宋体" w:eastAsia="宋体" w:hAnsi="宋体" w:cs="微软雅黑"/>
                <w:szCs w:val="21"/>
                <w:rPrChange w:id="460" w:author="王同罕" w:date="2019-05-04T16:31:00Z">
                  <w:rPr>
                    <w:rFonts w:ascii="宋体" w:eastAsia="宋体" w:hAnsi="宋体" w:cs="微软雅黑"/>
                    <w:sz w:val="24"/>
                    <w:szCs w:val="24"/>
                  </w:rPr>
                </w:rPrChange>
              </w:rPr>
            </w:pPr>
            <w:r w:rsidRPr="002C4E8C">
              <w:rPr>
                <w:rFonts w:ascii="宋体" w:eastAsia="宋体" w:hAnsi="宋体" w:cs="微软雅黑"/>
                <w:szCs w:val="21"/>
                <w:rPrChange w:id="461" w:author="王同罕" w:date="2019-05-04T16:31:00Z">
                  <w:rPr>
                    <w:rFonts w:ascii="宋体" w:eastAsia="宋体" w:hAnsi="宋体" w:cs="微软雅黑"/>
                    <w:sz w:val="24"/>
                    <w:szCs w:val="24"/>
                  </w:rPr>
                </w:rPrChange>
              </w:rPr>
              <w:t>aiid</w:t>
            </w:r>
          </w:p>
        </w:tc>
        <w:tc>
          <w:tcPr>
            <w:tcW w:w="1842" w:type="dxa"/>
            <w:tcBorders>
              <w:top w:val="single" w:sz="4" w:space="0" w:color="auto"/>
              <w:left w:val="single" w:sz="4" w:space="0" w:color="auto"/>
              <w:bottom w:val="single" w:sz="4" w:space="0" w:color="auto"/>
              <w:right w:val="single" w:sz="4" w:space="0" w:color="auto"/>
            </w:tcBorders>
          </w:tcPr>
          <w:p w14:paraId="4EB011A6" w14:textId="77777777" w:rsidR="008617E8" w:rsidRPr="002C4E8C" w:rsidRDefault="008617E8" w:rsidP="0035444F">
            <w:pPr>
              <w:jc w:val="center"/>
              <w:rPr>
                <w:rFonts w:ascii="宋体" w:eastAsia="宋体" w:hAnsi="宋体" w:cs="微软雅黑"/>
                <w:szCs w:val="21"/>
                <w:rPrChange w:id="462" w:author="王同罕" w:date="2019-05-04T16:31:00Z">
                  <w:rPr>
                    <w:rFonts w:ascii="宋体" w:eastAsia="宋体" w:hAnsi="宋体" w:cs="微软雅黑"/>
                    <w:sz w:val="24"/>
                    <w:szCs w:val="24"/>
                  </w:rPr>
                </w:rPrChange>
              </w:rPr>
            </w:pPr>
            <w:r w:rsidRPr="002C4E8C">
              <w:rPr>
                <w:rFonts w:ascii="宋体" w:eastAsia="宋体" w:hAnsi="宋体" w:cs="微软雅黑"/>
                <w:szCs w:val="21"/>
                <w:rPrChange w:id="463" w:author="王同罕" w:date="2019-05-04T16:31:00Z">
                  <w:rPr>
                    <w:rFonts w:ascii="宋体" w:eastAsia="宋体" w:hAnsi="宋体" w:cs="微软雅黑"/>
                    <w:sz w:val="24"/>
                    <w:szCs w:val="24"/>
                  </w:rPr>
                </w:rPrChange>
              </w:rPr>
              <w:t>nvarchar2(32)</w:t>
            </w:r>
          </w:p>
        </w:tc>
        <w:tc>
          <w:tcPr>
            <w:tcW w:w="875" w:type="dxa"/>
            <w:tcBorders>
              <w:top w:val="single" w:sz="4" w:space="0" w:color="auto"/>
              <w:left w:val="single" w:sz="4" w:space="0" w:color="auto"/>
              <w:bottom w:val="single" w:sz="4" w:space="0" w:color="auto"/>
              <w:right w:val="single" w:sz="4" w:space="0" w:color="auto"/>
            </w:tcBorders>
          </w:tcPr>
          <w:p w14:paraId="53A1F155" w14:textId="77777777" w:rsidR="008617E8" w:rsidRPr="002C4E8C" w:rsidRDefault="008617E8" w:rsidP="0035444F">
            <w:pPr>
              <w:jc w:val="center"/>
              <w:rPr>
                <w:rFonts w:ascii="宋体" w:eastAsia="宋体" w:hAnsi="宋体" w:cs="微软雅黑"/>
                <w:szCs w:val="21"/>
                <w:rPrChange w:id="464"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465" w:author="王同罕" w:date="2019-05-04T16:31:00Z">
                  <w:rPr>
                    <w:rFonts w:ascii="宋体" w:eastAsia="宋体" w:hAnsi="宋体" w:cs="微软雅黑" w:hint="eastAsia"/>
                    <w:sz w:val="24"/>
                    <w:szCs w:val="24"/>
                  </w:rPr>
                </w:rPrChange>
              </w:rPr>
              <w:t>主键</w:t>
            </w:r>
          </w:p>
        </w:tc>
        <w:tc>
          <w:tcPr>
            <w:tcW w:w="2236" w:type="dxa"/>
            <w:tcBorders>
              <w:top w:val="single" w:sz="4" w:space="0" w:color="auto"/>
              <w:left w:val="single" w:sz="4" w:space="0" w:color="auto"/>
              <w:bottom w:val="single" w:sz="4" w:space="0" w:color="auto"/>
              <w:right w:val="single" w:sz="4" w:space="0" w:color="auto"/>
            </w:tcBorders>
            <w:hideMark/>
          </w:tcPr>
          <w:p w14:paraId="06B43687" w14:textId="77777777" w:rsidR="008617E8" w:rsidRPr="002C4E8C" w:rsidRDefault="008617E8" w:rsidP="0035444F">
            <w:pPr>
              <w:jc w:val="center"/>
              <w:rPr>
                <w:rFonts w:ascii="宋体" w:eastAsia="宋体" w:hAnsi="宋体" w:cs="微软雅黑"/>
                <w:szCs w:val="21"/>
                <w:rPrChange w:id="466"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467" w:author="王同罕" w:date="2019-05-04T16:31:00Z">
                  <w:rPr>
                    <w:rFonts w:ascii="宋体" w:eastAsia="宋体" w:hAnsi="宋体" w:cs="微软雅黑" w:hint="eastAsia"/>
                    <w:sz w:val="24"/>
                    <w:szCs w:val="24"/>
                  </w:rPr>
                </w:rPrChange>
              </w:rPr>
              <w:t>唯一</w:t>
            </w:r>
            <w:r w:rsidRPr="002C4E8C">
              <w:rPr>
                <w:rFonts w:ascii="宋体" w:eastAsia="宋体" w:hAnsi="宋体" w:cs="微软雅黑"/>
                <w:szCs w:val="21"/>
                <w:rPrChange w:id="468" w:author="王同罕" w:date="2019-05-04T16:31:00Z">
                  <w:rPr>
                    <w:rFonts w:ascii="宋体" w:eastAsia="宋体" w:hAnsi="宋体" w:cs="微软雅黑"/>
                    <w:sz w:val="24"/>
                    <w:szCs w:val="24"/>
                  </w:rPr>
                </w:rPrChange>
              </w:rPr>
              <w:t>ID</w:t>
            </w:r>
          </w:p>
        </w:tc>
      </w:tr>
      <w:tr w:rsidR="008617E8" w:rsidRPr="00821032" w14:paraId="6F72E7DD" w14:textId="77777777" w:rsidTr="0035444F">
        <w:tc>
          <w:tcPr>
            <w:tcW w:w="2122" w:type="dxa"/>
            <w:tcBorders>
              <w:top w:val="single" w:sz="4" w:space="0" w:color="auto"/>
              <w:left w:val="single" w:sz="4" w:space="0" w:color="auto"/>
              <w:bottom w:val="single" w:sz="4" w:space="0" w:color="auto"/>
              <w:right w:val="single" w:sz="4" w:space="0" w:color="auto"/>
            </w:tcBorders>
            <w:hideMark/>
          </w:tcPr>
          <w:p w14:paraId="74F542E5" w14:textId="77777777" w:rsidR="008617E8" w:rsidRPr="002C4E8C" w:rsidRDefault="008617E8" w:rsidP="0035444F">
            <w:pPr>
              <w:jc w:val="center"/>
              <w:rPr>
                <w:rFonts w:ascii="宋体" w:eastAsia="宋体" w:hAnsi="宋体" w:cs="微软雅黑"/>
                <w:szCs w:val="21"/>
                <w:rPrChange w:id="469"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470" w:author="王同罕" w:date="2019-05-04T16:31:00Z">
                  <w:rPr>
                    <w:rFonts w:ascii="宋体" w:eastAsia="宋体" w:hAnsi="宋体" w:cs="微软雅黑" w:hint="eastAsia"/>
                    <w:sz w:val="24"/>
                    <w:szCs w:val="24"/>
                  </w:rPr>
                </w:rPrChange>
              </w:rPr>
              <w:t>回复贴子的</w:t>
            </w:r>
            <w:r w:rsidRPr="002C4E8C">
              <w:rPr>
                <w:rFonts w:ascii="宋体" w:eastAsia="宋体" w:hAnsi="宋体" w:cs="微软雅黑"/>
                <w:szCs w:val="21"/>
                <w:rPrChange w:id="471" w:author="王同罕" w:date="2019-05-04T16:31:00Z">
                  <w:rPr>
                    <w:rFonts w:ascii="宋体" w:eastAsia="宋体" w:hAnsi="宋体" w:cs="微软雅黑"/>
                    <w:sz w:val="24"/>
                    <w:szCs w:val="24"/>
                  </w:rPr>
                </w:rPrChange>
              </w:rPr>
              <w:t>ID</w:t>
            </w:r>
          </w:p>
        </w:tc>
        <w:tc>
          <w:tcPr>
            <w:tcW w:w="1701" w:type="dxa"/>
            <w:tcBorders>
              <w:top w:val="single" w:sz="4" w:space="0" w:color="auto"/>
              <w:left w:val="single" w:sz="4" w:space="0" w:color="auto"/>
              <w:bottom w:val="single" w:sz="4" w:space="0" w:color="auto"/>
              <w:right w:val="single" w:sz="4" w:space="0" w:color="auto"/>
            </w:tcBorders>
            <w:hideMark/>
          </w:tcPr>
          <w:p w14:paraId="00145118" w14:textId="77777777" w:rsidR="008617E8" w:rsidRPr="002C4E8C" w:rsidRDefault="008617E8" w:rsidP="0035444F">
            <w:pPr>
              <w:jc w:val="center"/>
              <w:rPr>
                <w:rFonts w:ascii="宋体" w:eastAsia="宋体" w:hAnsi="宋体" w:cs="微软雅黑"/>
                <w:szCs w:val="21"/>
                <w:rPrChange w:id="472" w:author="王同罕" w:date="2019-05-04T16:31:00Z">
                  <w:rPr>
                    <w:rFonts w:ascii="宋体" w:eastAsia="宋体" w:hAnsi="宋体" w:cs="微软雅黑"/>
                    <w:sz w:val="24"/>
                    <w:szCs w:val="24"/>
                  </w:rPr>
                </w:rPrChange>
              </w:rPr>
            </w:pPr>
            <w:r w:rsidRPr="002C4E8C">
              <w:rPr>
                <w:rFonts w:ascii="宋体" w:eastAsia="宋体" w:hAnsi="宋体" w:cs="微软雅黑"/>
                <w:szCs w:val="21"/>
                <w:rPrChange w:id="473" w:author="王同罕" w:date="2019-05-04T16:31:00Z">
                  <w:rPr>
                    <w:rFonts w:ascii="宋体" w:eastAsia="宋体" w:hAnsi="宋体" w:cs="微软雅黑"/>
                    <w:sz w:val="24"/>
                    <w:szCs w:val="24"/>
                  </w:rPr>
                </w:rPrChange>
              </w:rPr>
              <w:t>Aid</w:t>
            </w:r>
          </w:p>
        </w:tc>
        <w:tc>
          <w:tcPr>
            <w:tcW w:w="1842" w:type="dxa"/>
            <w:tcBorders>
              <w:top w:val="single" w:sz="4" w:space="0" w:color="auto"/>
              <w:left w:val="single" w:sz="4" w:space="0" w:color="auto"/>
              <w:bottom w:val="single" w:sz="4" w:space="0" w:color="auto"/>
              <w:right w:val="single" w:sz="4" w:space="0" w:color="auto"/>
            </w:tcBorders>
          </w:tcPr>
          <w:p w14:paraId="2677A99C" w14:textId="77777777" w:rsidR="008617E8" w:rsidRPr="002C4E8C" w:rsidRDefault="008617E8" w:rsidP="0035444F">
            <w:pPr>
              <w:jc w:val="center"/>
              <w:rPr>
                <w:rFonts w:ascii="宋体" w:eastAsia="宋体" w:hAnsi="宋体" w:cs="微软雅黑"/>
                <w:szCs w:val="21"/>
                <w:rPrChange w:id="474" w:author="王同罕" w:date="2019-05-04T16:31:00Z">
                  <w:rPr>
                    <w:rFonts w:ascii="宋体" w:eastAsia="宋体" w:hAnsi="宋体" w:cs="微软雅黑"/>
                    <w:sz w:val="24"/>
                    <w:szCs w:val="24"/>
                  </w:rPr>
                </w:rPrChange>
              </w:rPr>
            </w:pPr>
            <w:r w:rsidRPr="002C4E8C">
              <w:rPr>
                <w:rFonts w:ascii="宋体" w:eastAsia="宋体" w:hAnsi="宋体" w:cs="微软雅黑"/>
                <w:szCs w:val="21"/>
                <w:rPrChange w:id="475" w:author="王同罕" w:date="2019-05-04T16:31:00Z">
                  <w:rPr>
                    <w:rFonts w:ascii="宋体" w:eastAsia="宋体" w:hAnsi="宋体" w:cs="微软雅黑"/>
                    <w:sz w:val="24"/>
                    <w:szCs w:val="24"/>
                  </w:rPr>
                </w:rPrChange>
              </w:rPr>
              <w:t>nvarchar2(32)</w:t>
            </w:r>
          </w:p>
        </w:tc>
        <w:tc>
          <w:tcPr>
            <w:tcW w:w="875" w:type="dxa"/>
            <w:tcBorders>
              <w:top w:val="single" w:sz="4" w:space="0" w:color="auto"/>
              <w:left w:val="single" w:sz="4" w:space="0" w:color="auto"/>
              <w:bottom w:val="single" w:sz="4" w:space="0" w:color="auto"/>
              <w:right w:val="single" w:sz="4" w:space="0" w:color="auto"/>
            </w:tcBorders>
          </w:tcPr>
          <w:p w14:paraId="57B29FBC" w14:textId="77777777" w:rsidR="008617E8" w:rsidRPr="002C4E8C" w:rsidRDefault="008617E8" w:rsidP="0035444F">
            <w:pPr>
              <w:jc w:val="center"/>
              <w:rPr>
                <w:rFonts w:ascii="宋体" w:eastAsia="宋体" w:hAnsi="宋体" w:cs="微软雅黑"/>
                <w:szCs w:val="21"/>
                <w:rPrChange w:id="476" w:author="王同罕" w:date="2019-05-04T16:31:00Z">
                  <w:rPr>
                    <w:rFonts w:ascii="宋体" w:eastAsia="宋体" w:hAnsi="宋体" w:cs="微软雅黑"/>
                    <w:sz w:val="24"/>
                    <w:szCs w:val="24"/>
                  </w:rPr>
                </w:rPrChange>
              </w:rPr>
            </w:pPr>
            <w:r w:rsidRPr="002C4E8C">
              <w:rPr>
                <w:rFonts w:ascii="宋体" w:eastAsia="宋体" w:hAnsi="宋体" w:cs="微软雅黑"/>
                <w:szCs w:val="21"/>
                <w:rPrChange w:id="477" w:author="王同罕" w:date="2019-05-04T16:31:00Z">
                  <w:rPr>
                    <w:rFonts w:ascii="宋体" w:eastAsia="宋体" w:hAnsi="宋体" w:cs="微软雅黑"/>
                    <w:sz w:val="24"/>
                    <w:szCs w:val="24"/>
                  </w:rPr>
                </w:rPrChange>
              </w:rPr>
              <w:t>外键</w:t>
            </w:r>
          </w:p>
        </w:tc>
        <w:tc>
          <w:tcPr>
            <w:tcW w:w="2236" w:type="dxa"/>
            <w:tcBorders>
              <w:top w:val="single" w:sz="4" w:space="0" w:color="auto"/>
              <w:left w:val="single" w:sz="4" w:space="0" w:color="auto"/>
              <w:bottom w:val="single" w:sz="4" w:space="0" w:color="auto"/>
              <w:right w:val="single" w:sz="4" w:space="0" w:color="auto"/>
            </w:tcBorders>
          </w:tcPr>
          <w:p w14:paraId="7AA6E382" w14:textId="77777777" w:rsidR="008617E8" w:rsidRPr="002C4E8C" w:rsidRDefault="008617E8" w:rsidP="0035444F">
            <w:pPr>
              <w:jc w:val="center"/>
              <w:rPr>
                <w:rFonts w:ascii="宋体" w:eastAsia="宋体" w:hAnsi="宋体" w:cs="微软雅黑"/>
                <w:szCs w:val="21"/>
                <w:rPrChange w:id="478" w:author="王同罕" w:date="2019-05-04T16:31:00Z">
                  <w:rPr>
                    <w:rFonts w:ascii="宋体" w:eastAsia="宋体" w:hAnsi="宋体" w:cs="微软雅黑"/>
                    <w:sz w:val="24"/>
                    <w:szCs w:val="24"/>
                  </w:rPr>
                </w:rPrChange>
              </w:rPr>
            </w:pPr>
          </w:p>
        </w:tc>
      </w:tr>
      <w:tr w:rsidR="008617E8" w:rsidRPr="00821032" w14:paraId="37B87053" w14:textId="77777777" w:rsidTr="0035444F">
        <w:tc>
          <w:tcPr>
            <w:tcW w:w="2122" w:type="dxa"/>
            <w:tcBorders>
              <w:top w:val="single" w:sz="4" w:space="0" w:color="auto"/>
              <w:left w:val="single" w:sz="4" w:space="0" w:color="auto"/>
              <w:bottom w:val="single" w:sz="4" w:space="0" w:color="auto"/>
              <w:right w:val="single" w:sz="4" w:space="0" w:color="auto"/>
            </w:tcBorders>
            <w:hideMark/>
          </w:tcPr>
          <w:p w14:paraId="2635EA05" w14:textId="77777777" w:rsidR="008617E8" w:rsidRPr="002C4E8C" w:rsidRDefault="008617E8" w:rsidP="0035444F">
            <w:pPr>
              <w:jc w:val="center"/>
              <w:rPr>
                <w:rFonts w:ascii="宋体" w:eastAsia="宋体" w:hAnsi="宋体" w:cs="微软雅黑"/>
                <w:szCs w:val="21"/>
                <w:rPrChange w:id="479"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480" w:author="王同罕" w:date="2019-05-04T16:31:00Z">
                  <w:rPr>
                    <w:rFonts w:ascii="宋体" w:eastAsia="宋体" w:hAnsi="宋体" w:cs="微软雅黑" w:hint="eastAsia"/>
                    <w:sz w:val="24"/>
                    <w:szCs w:val="24"/>
                  </w:rPr>
                </w:rPrChange>
              </w:rPr>
              <w:t>回复人邮箱</w:t>
            </w:r>
          </w:p>
        </w:tc>
        <w:tc>
          <w:tcPr>
            <w:tcW w:w="1701" w:type="dxa"/>
            <w:tcBorders>
              <w:top w:val="single" w:sz="4" w:space="0" w:color="auto"/>
              <w:left w:val="single" w:sz="4" w:space="0" w:color="auto"/>
              <w:bottom w:val="single" w:sz="4" w:space="0" w:color="auto"/>
              <w:right w:val="single" w:sz="4" w:space="0" w:color="auto"/>
            </w:tcBorders>
            <w:hideMark/>
          </w:tcPr>
          <w:p w14:paraId="7D5F8878" w14:textId="77777777" w:rsidR="008617E8" w:rsidRPr="002C4E8C" w:rsidRDefault="008617E8" w:rsidP="0035444F">
            <w:pPr>
              <w:jc w:val="center"/>
              <w:rPr>
                <w:rFonts w:ascii="宋体" w:eastAsia="宋体" w:hAnsi="宋体" w:cs="微软雅黑"/>
                <w:szCs w:val="21"/>
                <w:rPrChange w:id="481" w:author="王同罕" w:date="2019-05-04T16:31:00Z">
                  <w:rPr>
                    <w:rFonts w:ascii="宋体" w:eastAsia="宋体" w:hAnsi="宋体" w:cs="微软雅黑"/>
                    <w:sz w:val="24"/>
                    <w:szCs w:val="24"/>
                  </w:rPr>
                </w:rPrChange>
              </w:rPr>
            </w:pPr>
            <w:r w:rsidRPr="002C4E8C">
              <w:rPr>
                <w:rFonts w:ascii="宋体" w:eastAsia="宋体" w:hAnsi="宋体" w:cs="微软雅黑"/>
                <w:szCs w:val="21"/>
                <w:rPrChange w:id="482" w:author="王同罕" w:date="2019-05-04T16:31:00Z">
                  <w:rPr>
                    <w:rFonts w:ascii="宋体" w:eastAsia="宋体" w:hAnsi="宋体" w:cs="微软雅黑"/>
                    <w:sz w:val="24"/>
                    <w:szCs w:val="24"/>
                  </w:rPr>
                </w:rPrChange>
              </w:rPr>
              <w:t>Replyemail</w:t>
            </w:r>
          </w:p>
        </w:tc>
        <w:tc>
          <w:tcPr>
            <w:tcW w:w="1842" w:type="dxa"/>
            <w:tcBorders>
              <w:top w:val="single" w:sz="4" w:space="0" w:color="auto"/>
              <w:left w:val="single" w:sz="4" w:space="0" w:color="auto"/>
              <w:bottom w:val="single" w:sz="4" w:space="0" w:color="auto"/>
              <w:right w:val="single" w:sz="4" w:space="0" w:color="auto"/>
            </w:tcBorders>
          </w:tcPr>
          <w:p w14:paraId="55036ECF" w14:textId="77777777" w:rsidR="008617E8" w:rsidRPr="002C4E8C" w:rsidRDefault="008617E8" w:rsidP="0035444F">
            <w:pPr>
              <w:jc w:val="center"/>
              <w:rPr>
                <w:rFonts w:ascii="宋体" w:eastAsia="宋体" w:hAnsi="宋体" w:cs="微软雅黑"/>
                <w:szCs w:val="21"/>
                <w:rPrChange w:id="483" w:author="王同罕" w:date="2019-05-04T16:31:00Z">
                  <w:rPr>
                    <w:rFonts w:ascii="宋体" w:eastAsia="宋体" w:hAnsi="宋体" w:cs="微软雅黑"/>
                    <w:sz w:val="24"/>
                    <w:szCs w:val="24"/>
                  </w:rPr>
                </w:rPrChange>
              </w:rPr>
            </w:pPr>
            <w:r w:rsidRPr="002C4E8C">
              <w:rPr>
                <w:rFonts w:ascii="宋体" w:eastAsia="宋体" w:hAnsi="宋体" w:cs="微软雅黑"/>
                <w:szCs w:val="21"/>
                <w:rPrChange w:id="484" w:author="王同罕" w:date="2019-05-04T16:31:00Z">
                  <w:rPr>
                    <w:rFonts w:ascii="宋体" w:eastAsia="宋体" w:hAnsi="宋体" w:cs="微软雅黑"/>
                    <w:sz w:val="24"/>
                    <w:szCs w:val="24"/>
                  </w:rPr>
                </w:rPrChange>
              </w:rPr>
              <w:t>nvarchar2(20)</w:t>
            </w:r>
          </w:p>
        </w:tc>
        <w:tc>
          <w:tcPr>
            <w:tcW w:w="875" w:type="dxa"/>
            <w:tcBorders>
              <w:top w:val="single" w:sz="4" w:space="0" w:color="auto"/>
              <w:left w:val="single" w:sz="4" w:space="0" w:color="auto"/>
              <w:bottom w:val="single" w:sz="4" w:space="0" w:color="auto"/>
              <w:right w:val="single" w:sz="4" w:space="0" w:color="auto"/>
            </w:tcBorders>
          </w:tcPr>
          <w:p w14:paraId="7FBEE7EB" w14:textId="77777777" w:rsidR="008617E8" w:rsidRPr="002C4E8C" w:rsidRDefault="008617E8" w:rsidP="0035444F">
            <w:pPr>
              <w:jc w:val="center"/>
              <w:rPr>
                <w:rFonts w:ascii="宋体" w:eastAsia="宋体" w:hAnsi="宋体" w:cs="微软雅黑"/>
                <w:szCs w:val="21"/>
                <w:rPrChange w:id="485" w:author="王同罕" w:date="2019-05-04T16:31:00Z">
                  <w:rPr>
                    <w:rFonts w:ascii="宋体" w:eastAsia="宋体" w:hAnsi="宋体" w:cs="微软雅黑"/>
                    <w:sz w:val="24"/>
                    <w:szCs w:val="24"/>
                  </w:rPr>
                </w:rPrChange>
              </w:rPr>
            </w:pPr>
          </w:p>
        </w:tc>
        <w:tc>
          <w:tcPr>
            <w:tcW w:w="2236" w:type="dxa"/>
            <w:tcBorders>
              <w:top w:val="single" w:sz="4" w:space="0" w:color="auto"/>
              <w:left w:val="single" w:sz="4" w:space="0" w:color="auto"/>
              <w:bottom w:val="single" w:sz="4" w:space="0" w:color="auto"/>
              <w:right w:val="single" w:sz="4" w:space="0" w:color="auto"/>
            </w:tcBorders>
          </w:tcPr>
          <w:p w14:paraId="59D411B7" w14:textId="77777777" w:rsidR="008617E8" w:rsidRPr="002C4E8C" w:rsidRDefault="008617E8" w:rsidP="0035444F">
            <w:pPr>
              <w:jc w:val="center"/>
              <w:rPr>
                <w:rFonts w:ascii="宋体" w:eastAsia="宋体" w:hAnsi="宋体" w:cs="微软雅黑"/>
                <w:szCs w:val="21"/>
                <w:rPrChange w:id="486" w:author="王同罕" w:date="2019-05-04T16:31:00Z">
                  <w:rPr>
                    <w:rFonts w:ascii="宋体" w:eastAsia="宋体" w:hAnsi="宋体" w:cs="微软雅黑"/>
                    <w:sz w:val="24"/>
                    <w:szCs w:val="24"/>
                  </w:rPr>
                </w:rPrChange>
              </w:rPr>
            </w:pPr>
          </w:p>
        </w:tc>
      </w:tr>
      <w:tr w:rsidR="008617E8" w:rsidRPr="00821032" w14:paraId="00E4E514" w14:textId="77777777" w:rsidTr="0035444F">
        <w:tc>
          <w:tcPr>
            <w:tcW w:w="2122" w:type="dxa"/>
            <w:tcBorders>
              <w:top w:val="single" w:sz="4" w:space="0" w:color="auto"/>
              <w:left w:val="single" w:sz="4" w:space="0" w:color="auto"/>
              <w:bottom w:val="single" w:sz="4" w:space="0" w:color="auto"/>
              <w:right w:val="single" w:sz="4" w:space="0" w:color="auto"/>
            </w:tcBorders>
            <w:hideMark/>
          </w:tcPr>
          <w:p w14:paraId="39B9E7A2" w14:textId="77777777" w:rsidR="008617E8" w:rsidRPr="002C4E8C" w:rsidRDefault="008617E8" w:rsidP="0035444F">
            <w:pPr>
              <w:jc w:val="center"/>
              <w:rPr>
                <w:rFonts w:ascii="宋体" w:eastAsia="宋体" w:hAnsi="宋体" w:cs="微软雅黑"/>
                <w:szCs w:val="21"/>
                <w:rPrChange w:id="487"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488" w:author="王同罕" w:date="2019-05-04T16:31:00Z">
                  <w:rPr>
                    <w:rFonts w:ascii="宋体" w:eastAsia="宋体" w:hAnsi="宋体" w:cs="微软雅黑" w:hint="eastAsia"/>
                    <w:sz w:val="24"/>
                    <w:szCs w:val="24"/>
                  </w:rPr>
                </w:rPrChange>
              </w:rPr>
              <w:lastRenderedPageBreak/>
              <w:t>被回复人邮箱</w:t>
            </w:r>
          </w:p>
        </w:tc>
        <w:tc>
          <w:tcPr>
            <w:tcW w:w="1701" w:type="dxa"/>
            <w:tcBorders>
              <w:top w:val="single" w:sz="4" w:space="0" w:color="auto"/>
              <w:left w:val="single" w:sz="4" w:space="0" w:color="auto"/>
              <w:bottom w:val="single" w:sz="4" w:space="0" w:color="auto"/>
              <w:right w:val="single" w:sz="4" w:space="0" w:color="auto"/>
            </w:tcBorders>
            <w:hideMark/>
          </w:tcPr>
          <w:p w14:paraId="2BF816A2" w14:textId="77777777" w:rsidR="008617E8" w:rsidRPr="002C4E8C" w:rsidRDefault="008617E8" w:rsidP="0035444F">
            <w:pPr>
              <w:jc w:val="center"/>
              <w:rPr>
                <w:rFonts w:ascii="宋体" w:eastAsia="宋体" w:hAnsi="宋体" w:cs="微软雅黑"/>
                <w:szCs w:val="21"/>
                <w:rPrChange w:id="489" w:author="王同罕" w:date="2019-05-04T16:31:00Z">
                  <w:rPr>
                    <w:rFonts w:ascii="宋体" w:eastAsia="宋体" w:hAnsi="宋体" w:cs="微软雅黑"/>
                    <w:sz w:val="24"/>
                    <w:szCs w:val="24"/>
                  </w:rPr>
                </w:rPrChange>
              </w:rPr>
            </w:pPr>
            <w:r w:rsidRPr="002C4E8C">
              <w:rPr>
                <w:rFonts w:ascii="宋体" w:eastAsia="宋体" w:hAnsi="宋体" w:cs="微软雅黑"/>
                <w:szCs w:val="21"/>
                <w:rPrChange w:id="490" w:author="王同罕" w:date="2019-05-04T16:31:00Z">
                  <w:rPr>
                    <w:rFonts w:ascii="宋体" w:eastAsia="宋体" w:hAnsi="宋体" w:cs="微软雅黑"/>
                    <w:sz w:val="24"/>
                    <w:szCs w:val="24"/>
                  </w:rPr>
                </w:rPrChange>
              </w:rPr>
              <w:t>Ireplyemail</w:t>
            </w:r>
          </w:p>
        </w:tc>
        <w:tc>
          <w:tcPr>
            <w:tcW w:w="1842" w:type="dxa"/>
            <w:tcBorders>
              <w:top w:val="single" w:sz="4" w:space="0" w:color="auto"/>
              <w:left w:val="single" w:sz="4" w:space="0" w:color="auto"/>
              <w:bottom w:val="single" w:sz="4" w:space="0" w:color="auto"/>
              <w:right w:val="single" w:sz="4" w:space="0" w:color="auto"/>
            </w:tcBorders>
          </w:tcPr>
          <w:p w14:paraId="67890417" w14:textId="77777777" w:rsidR="008617E8" w:rsidRPr="002C4E8C" w:rsidRDefault="008617E8" w:rsidP="0035444F">
            <w:pPr>
              <w:jc w:val="center"/>
              <w:rPr>
                <w:rFonts w:ascii="宋体" w:eastAsia="宋体" w:hAnsi="宋体" w:cs="微软雅黑"/>
                <w:szCs w:val="21"/>
                <w:rPrChange w:id="491" w:author="王同罕" w:date="2019-05-04T16:31:00Z">
                  <w:rPr>
                    <w:rFonts w:ascii="宋体" w:eastAsia="宋体" w:hAnsi="宋体" w:cs="微软雅黑"/>
                    <w:sz w:val="24"/>
                    <w:szCs w:val="24"/>
                  </w:rPr>
                </w:rPrChange>
              </w:rPr>
            </w:pPr>
            <w:r w:rsidRPr="002C4E8C">
              <w:rPr>
                <w:rFonts w:ascii="宋体" w:eastAsia="宋体" w:hAnsi="宋体" w:cs="微软雅黑"/>
                <w:szCs w:val="21"/>
                <w:rPrChange w:id="492" w:author="王同罕" w:date="2019-05-04T16:31:00Z">
                  <w:rPr>
                    <w:rFonts w:ascii="宋体" w:eastAsia="宋体" w:hAnsi="宋体" w:cs="微软雅黑"/>
                    <w:sz w:val="24"/>
                    <w:szCs w:val="24"/>
                  </w:rPr>
                </w:rPrChange>
              </w:rPr>
              <w:t>nvarchar2(20)</w:t>
            </w:r>
          </w:p>
        </w:tc>
        <w:tc>
          <w:tcPr>
            <w:tcW w:w="875" w:type="dxa"/>
            <w:tcBorders>
              <w:top w:val="single" w:sz="4" w:space="0" w:color="auto"/>
              <w:left w:val="single" w:sz="4" w:space="0" w:color="auto"/>
              <w:bottom w:val="single" w:sz="4" w:space="0" w:color="auto"/>
              <w:right w:val="single" w:sz="4" w:space="0" w:color="auto"/>
            </w:tcBorders>
          </w:tcPr>
          <w:p w14:paraId="0E6ECBE3" w14:textId="77777777" w:rsidR="008617E8" w:rsidRPr="002C4E8C" w:rsidRDefault="008617E8" w:rsidP="0035444F">
            <w:pPr>
              <w:jc w:val="center"/>
              <w:rPr>
                <w:rFonts w:ascii="宋体" w:eastAsia="宋体" w:hAnsi="宋体" w:cs="微软雅黑"/>
                <w:szCs w:val="21"/>
                <w:rPrChange w:id="493" w:author="王同罕" w:date="2019-05-04T16:31:00Z">
                  <w:rPr>
                    <w:rFonts w:ascii="宋体" w:eastAsia="宋体" w:hAnsi="宋体" w:cs="微软雅黑"/>
                    <w:sz w:val="24"/>
                    <w:szCs w:val="24"/>
                  </w:rPr>
                </w:rPrChange>
              </w:rPr>
            </w:pPr>
          </w:p>
        </w:tc>
        <w:tc>
          <w:tcPr>
            <w:tcW w:w="2236" w:type="dxa"/>
            <w:tcBorders>
              <w:top w:val="single" w:sz="4" w:space="0" w:color="auto"/>
              <w:left w:val="single" w:sz="4" w:space="0" w:color="auto"/>
              <w:bottom w:val="single" w:sz="4" w:space="0" w:color="auto"/>
              <w:right w:val="single" w:sz="4" w:space="0" w:color="auto"/>
            </w:tcBorders>
          </w:tcPr>
          <w:p w14:paraId="4B907BA9" w14:textId="77777777" w:rsidR="008617E8" w:rsidRPr="002C4E8C" w:rsidRDefault="008617E8" w:rsidP="0035444F">
            <w:pPr>
              <w:jc w:val="center"/>
              <w:rPr>
                <w:rFonts w:ascii="宋体" w:eastAsia="宋体" w:hAnsi="宋体" w:cs="微软雅黑"/>
                <w:szCs w:val="21"/>
                <w:rPrChange w:id="494" w:author="王同罕" w:date="2019-05-04T16:31:00Z">
                  <w:rPr>
                    <w:rFonts w:ascii="宋体" w:eastAsia="宋体" w:hAnsi="宋体" w:cs="微软雅黑"/>
                    <w:sz w:val="24"/>
                    <w:szCs w:val="24"/>
                  </w:rPr>
                </w:rPrChange>
              </w:rPr>
            </w:pPr>
          </w:p>
        </w:tc>
      </w:tr>
      <w:tr w:rsidR="008617E8" w:rsidRPr="00821032" w14:paraId="2475D6D2" w14:textId="77777777" w:rsidTr="0035444F">
        <w:tc>
          <w:tcPr>
            <w:tcW w:w="2122" w:type="dxa"/>
            <w:tcBorders>
              <w:top w:val="single" w:sz="4" w:space="0" w:color="auto"/>
              <w:left w:val="single" w:sz="4" w:space="0" w:color="auto"/>
              <w:bottom w:val="single" w:sz="4" w:space="0" w:color="auto"/>
              <w:right w:val="single" w:sz="4" w:space="0" w:color="auto"/>
            </w:tcBorders>
            <w:hideMark/>
          </w:tcPr>
          <w:p w14:paraId="6834EC35" w14:textId="77777777" w:rsidR="008617E8" w:rsidRPr="002C4E8C" w:rsidRDefault="008617E8" w:rsidP="0035444F">
            <w:pPr>
              <w:jc w:val="center"/>
              <w:rPr>
                <w:rFonts w:ascii="宋体" w:eastAsia="宋体" w:hAnsi="宋体" w:cs="微软雅黑"/>
                <w:szCs w:val="21"/>
                <w:rPrChange w:id="495"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496" w:author="王同罕" w:date="2019-05-04T16:31:00Z">
                  <w:rPr>
                    <w:rFonts w:ascii="宋体" w:eastAsia="宋体" w:hAnsi="宋体" w:cs="微软雅黑" w:hint="eastAsia"/>
                    <w:sz w:val="24"/>
                    <w:szCs w:val="24"/>
                  </w:rPr>
                </w:rPrChange>
              </w:rPr>
              <w:t>回复内容</w:t>
            </w:r>
          </w:p>
        </w:tc>
        <w:tc>
          <w:tcPr>
            <w:tcW w:w="1701" w:type="dxa"/>
            <w:tcBorders>
              <w:top w:val="single" w:sz="4" w:space="0" w:color="auto"/>
              <w:left w:val="single" w:sz="4" w:space="0" w:color="auto"/>
              <w:bottom w:val="single" w:sz="4" w:space="0" w:color="auto"/>
              <w:right w:val="single" w:sz="4" w:space="0" w:color="auto"/>
            </w:tcBorders>
            <w:hideMark/>
          </w:tcPr>
          <w:p w14:paraId="51569315" w14:textId="77777777" w:rsidR="008617E8" w:rsidRPr="002C4E8C" w:rsidRDefault="008617E8" w:rsidP="0035444F">
            <w:pPr>
              <w:jc w:val="center"/>
              <w:rPr>
                <w:rFonts w:ascii="宋体" w:eastAsia="宋体" w:hAnsi="宋体" w:cs="微软雅黑"/>
                <w:szCs w:val="21"/>
                <w:rPrChange w:id="497" w:author="王同罕" w:date="2019-05-04T16:31:00Z">
                  <w:rPr>
                    <w:rFonts w:ascii="宋体" w:eastAsia="宋体" w:hAnsi="宋体" w:cs="微软雅黑"/>
                    <w:sz w:val="24"/>
                    <w:szCs w:val="24"/>
                  </w:rPr>
                </w:rPrChange>
              </w:rPr>
            </w:pPr>
            <w:r w:rsidRPr="002C4E8C">
              <w:rPr>
                <w:rFonts w:ascii="宋体" w:eastAsia="宋体" w:hAnsi="宋体" w:cs="微软雅黑"/>
                <w:szCs w:val="21"/>
                <w:rPrChange w:id="498" w:author="王同罕" w:date="2019-05-04T16:31:00Z">
                  <w:rPr>
                    <w:rFonts w:ascii="宋体" w:eastAsia="宋体" w:hAnsi="宋体" w:cs="微软雅黑"/>
                    <w:sz w:val="24"/>
                    <w:szCs w:val="24"/>
                  </w:rPr>
                </w:rPrChange>
              </w:rPr>
              <w:t>Replycontent</w:t>
            </w:r>
          </w:p>
        </w:tc>
        <w:tc>
          <w:tcPr>
            <w:tcW w:w="1842" w:type="dxa"/>
            <w:tcBorders>
              <w:top w:val="single" w:sz="4" w:space="0" w:color="auto"/>
              <w:left w:val="single" w:sz="4" w:space="0" w:color="auto"/>
              <w:bottom w:val="single" w:sz="4" w:space="0" w:color="auto"/>
              <w:right w:val="single" w:sz="4" w:space="0" w:color="auto"/>
            </w:tcBorders>
          </w:tcPr>
          <w:p w14:paraId="01556C2B" w14:textId="77777777" w:rsidR="008617E8" w:rsidRPr="002C4E8C" w:rsidRDefault="008617E8" w:rsidP="0035444F">
            <w:pPr>
              <w:jc w:val="center"/>
              <w:rPr>
                <w:rFonts w:ascii="宋体" w:eastAsia="宋体" w:hAnsi="宋体" w:cs="微软雅黑"/>
                <w:szCs w:val="21"/>
                <w:rPrChange w:id="499"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00" w:author="王同罕" w:date="2019-05-04T16:31:00Z">
                  <w:rPr>
                    <w:rFonts w:ascii="宋体" w:eastAsia="宋体" w:hAnsi="宋体" w:cs="微软雅黑"/>
                    <w:sz w:val="24"/>
                    <w:szCs w:val="24"/>
                  </w:rPr>
                </w:rPrChange>
              </w:rPr>
              <w:t>nvarchar2(1000)</w:t>
            </w:r>
          </w:p>
        </w:tc>
        <w:tc>
          <w:tcPr>
            <w:tcW w:w="875" w:type="dxa"/>
            <w:tcBorders>
              <w:top w:val="single" w:sz="4" w:space="0" w:color="auto"/>
              <w:left w:val="single" w:sz="4" w:space="0" w:color="auto"/>
              <w:bottom w:val="single" w:sz="4" w:space="0" w:color="auto"/>
              <w:right w:val="single" w:sz="4" w:space="0" w:color="auto"/>
            </w:tcBorders>
          </w:tcPr>
          <w:p w14:paraId="45235170" w14:textId="77777777" w:rsidR="008617E8" w:rsidRPr="002C4E8C" w:rsidRDefault="008617E8" w:rsidP="0035444F">
            <w:pPr>
              <w:jc w:val="center"/>
              <w:rPr>
                <w:rFonts w:ascii="宋体" w:eastAsia="宋体" w:hAnsi="宋体" w:cs="微软雅黑"/>
                <w:szCs w:val="21"/>
                <w:rPrChange w:id="501" w:author="王同罕" w:date="2019-05-04T16:31:00Z">
                  <w:rPr>
                    <w:rFonts w:ascii="宋体" w:eastAsia="宋体" w:hAnsi="宋体" w:cs="微软雅黑"/>
                    <w:sz w:val="24"/>
                    <w:szCs w:val="24"/>
                  </w:rPr>
                </w:rPrChange>
              </w:rPr>
            </w:pPr>
          </w:p>
        </w:tc>
        <w:tc>
          <w:tcPr>
            <w:tcW w:w="2236" w:type="dxa"/>
            <w:tcBorders>
              <w:top w:val="single" w:sz="4" w:space="0" w:color="auto"/>
              <w:left w:val="single" w:sz="4" w:space="0" w:color="auto"/>
              <w:bottom w:val="single" w:sz="4" w:space="0" w:color="auto"/>
              <w:right w:val="single" w:sz="4" w:space="0" w:color="auto"/>
            </w:tcBorders>
          </w:tcPr>
          <w:p w14:paraId="76F808C8" w14:textId="77777777" w:rsidR="008617E8" w:rsidRPr="002C4E8C" w:rsidRDefault="008617E8" w:rsidP="0035444F">
            <w:pPr>
              <w:jc w:val="center"/>
              <w:rPr>
                <w:rFonts w:ascii="宋体" w:eastAsia="宋体" w:hAnsi="宋体" w:cs="微软雅黑"/>
                <w:szCs w:val="21"/>
                <w:rPrChange w:id="502" w:author="王同罕" w:date="2019-05-04T16:31:00Z">
                  <w:rPr>
                    <w:rFonts w:ascii="宋体" w:eastAsia="宋体" w:hAnsi="宋体" w:cs="微软雅黑"/>
                    <w:sz w:val="24"/>
                    <w:szCs w:val="24"/>
                  </w:rPr>
                </w:rPrChange>
              </w:rPr>
            </w:pPr>
          </w:p>
        </w:tc>
      </w:tr>
      <w:tr w:rsidR="008617E8" w:rsidRPr="00821032" w14:paraId="7FE42BAD" w14:textId="77777777" w:rsidTr="0035444F">
        <w:tc>
          <w:tcPr>
            <w:tcW w:w="2122" w:type="dxa"/>
            <w:tcBorders>
              <w:top w:val="single" w:sz="4" w:space="0" w:color="auto"/>
              <w:left w:val="single" w:sz="4" w:space="0" w:color="auto"/>
              <w:bottom w:val="single" w:sz="4" w:space="0" w:color="auto"/>
              <w:right w:val="single" w:sz="4" w:space="0" w:color="auto"/>
            </w:tcBorders>
            <w:hideMark/>
          </w:tcPr>
          <w:p w14:paraId="57BEFAFF" w14:textId="77777777" w:rsidR="008617E8" w:rsidRPr="002C4E8C" w:rsidRDefault="008617E8" w:rsidP="0035444F">
            <w:pPr>
              <w:jc w:val="center"/>
              <w:rPr>
                <w:rFonts w:ascii="宋体" w:eastAsia="宋体" w:hAnsi="宋体" w:cs="微软雅黑"/>
                <w:szCs w:val="21"/>
                <w:rPrChange w:id="503"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504" w:author="王同罕" w:date="2019-05-04T16:31:00Z">
                  <w:rPr>
                    <w:rFonts w:ascii="宋体" w:eastAsia="宋体" w:hAnsi="宋体" w:cs="微软雅黑" w:hint="eastAsia"/>
                    <w:sz w:val="24"/>
                    <w:szCs w:val="24"/>
                  </w:rPr>
                </w:rPrChange>
              </w:rPr>
              <w:t>回复时间</w:t>
            </w:r>
          </w:p>
        </w:tc>
        <w:tc>
          <w:tcPr>
            <w:tcW w:w="1701" w:type="dxa"/>
            <w:tcBorders>
              <w:top w:val="single" w:sz="4" w:space="0" w:color="auto"/>
              <w:left w:val="single" w:sz="4" w:space="0" w:color="auto"/>
              <w:bottom w:val="single" w:sz="4" w:space="0" w:color="auto"/>
              <w:right w:val="single" w:sz="4" w:space="0" w:color="auto"/>
            </w:tcBorders>
            <w:hideMark/>
          </w:tcPr>
          <w:p w14:paraId="54AFF821" w14:textId="77777777" w:rsidR="008617E8" w:rsidRPr="002C4E8C" w:rsidRDefault="008617E8" w:rsidP="0035444F">
            <w:pPr>
              <w:jc w:val="center"/>
              <w:rPr>
                <w:rFonts w:ascii="宋体" w:eastAsia="宋体" w:hAnsi="宋体" w:cs="微软雅黑"/>
                <w:szCs w:val="21"/>
                <w:rPrChange w:id="505"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06" w:author="王同罕" w:date="2019-05-04T16:31:00Z">
                  <w:rPr>
                    <w:rFonts w:ascii="宋体" w:eastAsia="宋体" w:hAnsi="宋体" w:cs="微软雅黑"/>
                    <w:sz w:val="24"/>
                    <w:szCs w:val="24"/>
                  </w:rPr>
                </w:rPrChange>
              </w:rPr>
              <w:t>replytime</w:t>
            </w:r>
          </w:p>
        </w:tc>
        <w:tc>
          <w:tcPr>
            <w:tcW w:w="1842" w:type="dxa"/>
            <w:tcBorders>
              <w:top w:val="single" w:sz="4" w:space="0" w:color="auto"/>
              <w:left w:val="single" w:sz="4" w:space="0" w:color="auto"/>
              <w:bottom w:val="single" w:sz="4" w:space="0" w:color="auto"/>
              <w:right w:val="single" w:sz="4" w:space="0" w:color="auto"/>
            </w:tcBorders>
          </w:tcPr>
          <w:p w14:paraId="7DCEEE9D" w14:textId="77777777" w:rsidR="008617E8" w:rsidRPr="002C4E8C" w:rsidRDefault="008617E8" w:rsidP="0035444F">
            <w:pPr>
              <w:jc w:val="center"/>
              <w:rPr>
                <w:rFonts w:ascii="宋体" w:eastAsia="宋体" w:hAnsi="宋体" w:cs="微软雅黑"/>
                <w:szCs w:val="21"/>
                <w:rPrChange w:id="507"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08" w:author="王同罕" w:date="2019-05-04T16:31:00Z">
                  <w:rPr>
                    <w:rFonts w:ascii="宋体" w:eastAsia="宋体" w:hAnsi="宋体" w:cs="微软雅黑"/>
                    <w:sz w:val="24"/>
                    <w:szCs w:val="24"/>
                  </w:rPr>
                </w:rPrChange>
              </w:rPr>
              <w:t>date</w:t>
            </w:r>
          </w:p>
        </w:tc>
        <w:tc>
          <w:tcPr>
            <w:tcW w:w="875" w:type="dxa"/>
            <w:tcBorders>
              <w:top w:val="single" w:sz="4" w:space="0" w:color="auto"/>
              <w:left w:val="single" w:sz="4" w:space="0" w:color="auto"/>
              <w:bottom w:val="single" w:sz="4" w:space="0" w:color="auto"/>
              <w:right w:val="single" w:sz="4" w:space="0" w:color="auto"/>
            </w:tcBorders>
          </w:tcPr>
          <w:p w14:paraId="06A4FB12" w14:textId="77777777" w:rsidR="008617E8" w:rsidRPr="002C4E8C" w:rsidRDefault="008617E8" w:rsidP="0035444F">
            <w:pPr>
              <w:jc w:val="center"/>
              <w:rPr>
                <w:rFonts w:ascii="宋体" w:eastAsia="宋体" w:hAnsi="宋体" w:cs="微软雅黑"/>
                <w:szCs w:val="21"/>
                <w:rPrChange w:id="509" w:author="王同罕" w:date="2019-05-04T16:31:00Z">
                  <w:rPr>
                    <w:rFonts w:ascii="宋体" w:eastAsia="宋体" w:hAnsi="宋体" w:cs="微软雅黑"/>
                    <w:sz w:val="24"/>
                    <w:szCs w:val="24"/>
                  </w:rPr>
                </w:rPrChange>
              </w:rPr>
            </w:pPr>
          </w:p>
        </w:tc>
        <w:tc>
          <w:tcPr>
            <w:tcW w:w="2236" w:type="dxa"/>
            <w:tcBorders>
              <w:top w:val="single" w:sz="4" w:space="0" w:color="auto"/>
              <w:left w:val="single" w:sz="4" w:space="0" w:color="auto"/>
              <w:bottom w:val="single" w:sz="4" w:space="0" w:color="auto"/>
              <w:right w:val="single" w:sz="4" w:space="0" w:color="auto"/>
            </w:tcBorders>
          </w:tcPr>
          <w:p w14:paraId="024082BD" w14:textId="77777777" w:rsidR="008617E8" w:rsidRPr="002C4E8C" w:rsidRDefault="008617E8" w:rsidP="0035444F">
            <w:pPr>
              <w:jc w:val="center"/>
              <w:rPr>
                <w:rFonts w:ascii="宋体" w:eastAsia="宋体" w:hAnsi="宋体" w:cs="微软雅黑"/>
                <w:szCs w:val="21"/>
                <w:rPrChange w:id="510" w:author="王同罕" w:date="2019-05-04T16:31:00Z">
                  <w:rPr>
                    <w:rFonts w:ascii="宋体" w:eastAsia="宋体" w:hAnsi="宋体" w:cs="微软雅黑"/>
                    <w:sz w:val="24"/>
                    <w:szCs w:val="24"/>
                  </w:rPr>
                </w:rPrChange>
              </w:rPr>
            </w:pPr>
          </w:p>
        </w:tc>
      </w:tr>
      <w:tr w:rsidR="008617E8" w:rsidRPr="00821032" w14:paraId="087667FC" w14:textId="77777777" w:rsidTr="0035444F">
        <w:tc>
          <w:tcPr>
            <w:tcW w:w="2122" w:type="dxa"/>
            <w:tcBorders>
              <w:top w:val="single" w:sz="4" w:space="0" w:color="auto"/>
              <w:left w:val="single" w:sz="4" w:space="0" w:color="auto"/>
              <w:bottom w:val="single" w:sz="4" w:space="0" w:color="auto"/>
              <w:right w:val="single" w:sz="4" w:space="0" w:color="auto"/>
            </w:tcBorders>
            <w:hideMark/>
          </w:tcPr>
          <w:p w14:paraId="6F6C93B1" w14:textId="77777777" w:rsidR="008617E8" w:rsidRPr="002C4E8C" w:rsidRDefault="008617E8" w:rsidP="0035444F">
            <w:pPr>
              <w:jc w:val="center"/>
              <w:rPr>
                <w:rFonts w:ascii="宋体" w:eastAsia="宋体" w:hAnsi="宋体" w:cs="微软雅黑"/>
                <w:szCs w:val="21"/>
                <w:rPrChange w:id="511"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512" w:author="王同罕" w:date="2019-05-04T16:31:00Z">
                  <w:rPr>
                    <w:rFonts w:ascii="宋体" w:eastAsia="宋体" w:hAnsi="宋体" w:cs="微软雅黑" w:hint="eastAsia"/>
                    <w:sz w:val="24"/>
                    <w:szCs w:val="24"/>
                  </w:rPr>
                </w:rPrChange>
              </w:rPr>
              <w:t>被回复人是否已读</w:t>
            </w:r>
          </w:p>
        </w:tc>
        <w:tc>
          <w:tcPr>
            <w:tcW w:w="1701" w:type="dxa"/>
            <w:tcBorders>
              <w:top w:val="single" w:sz="4" w:space="0" w:color="auto"/>
              <w:left w:val="single" w:sz="4" w:space="0" w:color="auto"/>
              <w:bottom w:val="single" w:sz="4" w:space="0" w:color="auto"/>
              <w:right w:val="single" w:sz="4" w:space="0" w:color="auto"/>
            </w:tcBorders>
            <w:hideMark/>
          </w:tcPr>
          <w:p w14:paraId="336AEA35" w14:textId="77777777" w:rsidR="008617E8" w:rsidRPr="002C4E8C" w:rsidRDefault="008617E8" w:rsidP="0035444F">
            <w:pPr>
              <w:jc w:val="center"/>
              <w:rPr>
                <w:rFonts w:ascii="宋体" w:eastAsia="宋体" w:hAnsi="宋体" w:cs="微软雅黑"/>
                <w:szCs w:val="21"/>
                <w:rPrChange w:id="513"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14" w:author="王同罕" w:date="2019-05-04T16:31:00Z">
                  <w:rPr>
                    <w:rFonts w:ascii="宋体" w:eastAsia="宋体" w:hAnsi="宋体" w:cs="微软雅黑"/>
                    <w:sz w:val="24"/>
                    <w:szCs w:val="24"/>
                  </w:rPr>
                </w:rPrChange>
              </w:rPr>
              <w:t>Replyisread</w:t>
            </w:r>
          </w:p>
        </w:tc>
        <w:tc>
          <w:tcPr>
            <w:tcW w:w="1842" w:type="dxa"/>
            <w:tcBorders>
              <w:top w:val="single" w:sz="4" w:space="0" w:color="auto"/>
              <w:left w:val="single" w:sz="4" w:space="0" w:color="auto"/>
              <w:bottom w:val="single" w:sz="4" w:space="0" w:color="auto"/>
              <w:right w:val="single" w:sz="4" w:space="0" w:color="auto"/>
            </w:tcBorders>
          </w:tcPr>
          <w:p w14:paraId="27A7C54D" w14:textId="77777777" w:rsidR="008617E8" w:rsidRPr="002C4E8C" w:rsidRDefault="008617E8" w:rsidP="0035444F">
            <w:pPr>
              <w:jc w:val="center"/>
              <w:rPr>
                <w:rFonts w:ascii="宋体" w:eastAsia="宋体" w:hAnsi="宋体" w:cs="微软雅黑"/>
                <w:szCs w:val="21"/>
                <w:rPrChange w:id="515"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16" w:author="王同罕" w:date="2019-05-04T16:31:00Z">
                  <w:rPr>
                    <w:rFonts w:ascii="宋体" w:eastAsia="宋体" w:hAnsi="宋体" w:cs="微软雅黑"/>
                    <w:sz w:val="24"/>
                    <w:szCs w:val="24"/>
                  </w:rPr>
                </w:rPrChange>
              </w:rPr>
              <w:t>number(1)</w:t>
            </w:r>
          </w:p>
        </w:tc>
        <w:tc>
          <w:tcPr>
            <w:tcW w:w="875" w:type="dxa"/>
            <w:tcBorders>
              <w:top w:val="single" w:sz="4" w:space="0" w:color="auto"/>
              <w:left w:val="single" w:sz="4" w:space="0" w:color="auto"/>
              <w:bottom w:val="single" w:sz="4" w:space="0" w:color="auto"/>
              <w:right w:val="single" w:sz="4" w:space="0" w:color="auto"/>
            </w:tcBorders>
          </w:tcPr>
          <w:p w14:paraId="6A48F0D7" w14:textId="77777777" w:rsidR="008617E8" w:rsidRPr="002C4E8C" w:rsidRDefault="008617E8" w:rsidP="0035444F">
            <w:pPr>
              <w:jc w:val="center"/>
              <w:rPr>
                <w:rFonts w:ascii="宋体" w:eastAsia="宋体" w:hAnsi="宋体" w:cs="微软雅黑"/>
                <w:szCs w:val="21"/>
                <w:rPrChange w:id="517" w:author="王同罕" w:date="2019-05-04T16:31:00Z">
                  <w:rPr>
                    <w:rFonts w:ascii="宋体" w:eastAsia="宋体" w:hAnsi="宋体" w:cs="微软雅黑"/>
                    <w:sz w:val="24"/>
                    <w:szCs w:val="24"/>
                  </w:rPr>
                </w:rPrChange>
              </w:rPr>
            </w:pPr>
          </w:p>
        </w:tc>
        <w:tc>
          <w:tcPr>
            <w:tcW w:w="2236" w:type="dxa"/>
            <w:tcBorders>
              <w:top w:val="single" w:sz="4" w:space="0" w:color="auto"/>
              <w:left w:val="single" w:sz="4" w:space="0" w:color="auto"/>
              <w:bottom w:val="single" w:sz="4" w:space="0" w:color="auto"/>
              <w:right w:val="single" w:sz="4" w:space="0" w:color="auto"/>
            </w:tcBorders>
            <w:hideMark/>
          </w:tcPr>
          <w:p w14:paraId="0B4C4818" w14:textId="77777777" w:rsidR="008617E8" w:rsidRPr="002C4E8C" w:rsidRDefault="008617E8" w:rsidP="0035444F">
            <w:pPr>
              <w:jc w:val="center"/>
              <w:rPr>
                <w:rFonts w:ascii="宋体" w:eastAsia="宋体" w:hAnsi="宋体" w:cs="微软雅黑"/>
                <w:szCs w:val="21"/>
                <w:rPrChange w:id="518"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19" w:author="王同罕" w:date="2019-05-04T16:31:00Z">
                  <w:rPr>
                    <w:rFonts w:ascii="宋体" w:eastAsia="宋体" w:hAnsi="宋体" w:cs="微软雅黑"/>
                    <w:sz w:val="24"/>
                    <w:szCs w:val="24"/>
                  </w:rPr>
                </w:rPrChange>
              </w:rPr>
              <w:t>0</w:t>
            </w:r>
            <w:r w:rsidRPr="002C4E8C">
              <w:rPr>
                <w:rFonts w:ascii="宋体" w:eastAsia="宋体" w:hAnsi="宋体" w:cs="微软雅黑" w:hint="eastAsia"/>
                <w:szCs w:val="21"/>
                <w:rPrChange w:id="520" w:author="王同罕" w:date="2019-05-04T16:31:00Z">
                  <w:rPr>
                    <w:rFonts w:ascii="宋体" w:eastAsia="宋体" w:hAnsi="宋体" w:cs="微软雅黑" w:hint="eastAsia"/>
                    <w:sz w:val="24"/>
                    <w:szCs w:val="24"/>
                  </w:rPr>
                </w:rPrChange>
              </w:rPr>
              <w:t>是未读，</w:t>
            </w:r>
            <w:r w:rsidRPr="002C4E8C">
              <w:rPr>
                <w:rFonts w:ascii="宋体" w:eastAsia="宋体" w:hAnsi="宋体" w:cs="微软雅黑"/>
                <w:szCs w:val="21"/>
                <w:rPrChange w:id="521" w:author="王同罕" w:date="2019-05-04T16:31:00Z">
                  <w:rPr>
                    <w:rFonts w:ascii="宋体" w:eastAsia="宋体" w:hAnsi="宋体" w:cs="微软雅黑"/>
                    <w:sz w:val="24"/>
                    <w:szCs w:val="24"/>
                  </w:rPr>
                </w:rPrChange>
              </w:rPr>
              <w:t>1</w:t>
            </w:r>
            <w:r w:rsidRPr="002C4E8C">
              <w:rPr>
                <w:rFonts w:ascii="宋体" w:eastAsia="宋体" w:hAnsi="宋体" w:cs="微软雅黑" w:hint="eastAsia"/>
                <w:szCs w:val="21"/>
                <w:rPrChange w:id="522" w:author="王同罕" w:date="2019-05-04T16:31:00Z">
                  <w:rPr>
                    <w:rFonts w:ascii="宋体" w:eastAsia="宋体" w:hAnsi="宋体" w:cs="微软雅黑" w:hint="eastAsia"/>
                    <w:sz w:val="24"/>
                    <w:szCs w:val="24"/>
                  </w:rPr>
                </w:rPrChange>
              </w:rPr>
              <w:t>是已读</w:t>
            </w:r>
            <w:r w:rsidRPr="002C4E8C">
              <w:rPr>
                <w:rFonts w:ascii="宋体" w:eastAsia="宋体" w:hAnsi="宋体" w:cs="微软雅黑"/>
                <w:szCs w:val="21"/>
                <w:rPrChange w:id="523" w:author="王同罕" w:date="2019-05-04T16:31:00Z">
                  <w:rPr>
                    <w:rFonts w:ascii="宋体" w:eastAsia="宋体" w:hAnsi="宋体" w:cs="微软雅黑"/>
                    <w:sz w:val="24"/>
                    <w:szCs w:val="24"/>
                  </w:rPr>
                </w:rPrChange>
              </w:rPr>
              <w:t>,2</w:t>
            </w:r>
            <w:r w:rsidRPr="002C4E8C">
              <w:rPr>
                <w:rFonts w:ascii="宋体" w:eastAsia="宋体" w:hAnsi="宋体" w:cs="微软雅黑" w:hint="eastAsia"/>
                <w:szCs w:val="21"/>
                <w:rPrChange w:id="524" w:author="王同罕" w:date="2019-05-04T16:31:00Z">
                  <w:rPr>
                    <w:rFonts w:ascii="宋体" w:eastAsia="宋体" w:hAnsi="宋体" w:cs="微软雅黑" w:hint="eastAsia"/>
                    <w:sz w:val="24"/>
                    <w:szCs w:val="24"/>
                  </w:rPr>
                </w:rPrChange>
              </w:rPr>
              <w:t>为删除</w:t>
            </w:r>
          </w:p>
        </w:tc>
      </w:tr>
      <w:tr w:rsidR="008617E8" w:rsidRPr="00821032" w14:paraId="1590A7F4" w14:textId="77777777" w:rsidTr="0035444F">
        <w:tc>
          <w:tcPr>
            <w:tcW w:w="2122" w:type="dxa"/>
            <w:tcBorders>
              <w:top w:val="single" w:sz="4" w:space="0" w:color="auto"/>
              <w:left w:val="single" w:sz="4" w:space="0" w:color="auto"/>
              <w:bottom w:val="single" w:sz="4" w:space="0" w:color="auto"/>
              <w:right w:val="single" w:sz="4" w:space="0" w:color="auto"/>
            </w:tcBorders>
            <w:hideMark/>
          </w:tcPr>
          <w:p w14:paraId="417FE8EB" w14:textId="77777777" w:rsidR="008617E8" w:rsidRPr="002C4E8C" w:rsidRDefault="008617E8" w:rsidP="0035444F">
            <w:pPr>
              <w:jc w:val="center"/>
              <w:rPr>
                <w:rFonts w:ascii="宋体" w:eastAsia="宋体" w:hAnsi="宋体" w:cs="微软雅黑"/>
                <w:szCs w:val="21"/>
                <w:rPrChange w:id="525"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526" w:author="王同罕" w:date="2019-05-04T16:31:00Z">
                  <w:rPr>
                    <w:rFonts w:ascii="宋体" w:eastAsia="宋体" w:hAnsi="宋体" w:cs="微软雅黑" w:hint="eastAsia"/>
                    <w:sz w:val="24"/>
                    <w:szCs w:val="24"/>
                  </w:rPr>
                </w:rPrChange>
              </w:rPr>
              <w:t>点赞的数量</w:t>
            </w:r>
          </w:p>
        </w:tc>
        <w:tc>
          <w:tcPr>
            <w:tcW w:w="1701" w:type="dxa"/>
            <w:tcBorders>
              <w:top w:val="single" w:sz="4" w:space="0" w:color="auto"/>
              <w:left w:val="single" w:sz="4" w:space="0" w:color="auto"/>
              <w:bottom w:val="single" w:sz="4" w:space="0" w:color="auto"/>
              <w:right w:val="single" w:sz="4" w:space="0" w:color="auto"/>
            </w:tcBorders>
            <w:hideMark/>
          </w:tcPr>
          <w:p w14:paraId="631745F4" w14:textId="77777777" w:rsidR="008617E8" w:rsidRPr="002C4E8C" w:rsidRDefault="008617E8" w:rsidP="0035444F">
            <w:pPr>
              <w:jc w:val="center"/>
              <w:rPr>
                <w:rFonts w:ascii="宋体" w:eastAsia="宋体" w:hAnsi="宋体" w:cs="微软雅黑"/>
                <w:szCs w:val="21"/>
                <w:rPrChange w:id="527"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28" w:author="王同罕" w:date="2019-05-04T16:31:00Z">
                  <w:rPr>
                    <w:rFonts w:ascii="宋体" w:eastAsia="宋体" w:hAnsi="宋体" w:cs="微软雅黑"/>
                    <w:sz w:val="24"/>
                    <w:szCs w:val="24"/>
                  </w:rPr>
                </w:rPrChange>
              </w:rPr>
              <w:t>Replythumbs</w:t>
            </w:r>
          </w:p>
        </w:tc>
        <w:tc>
          <w:tcPr>
            <w:tcW w:w="1842" w:type="dxa"/>
            <w:tcBorders>
              <w:top w:val="single" w:sz="4" w:space="0" w:color="auto"/>
              <w:left w:val="single" w:sz="4" w:space="0" w:color="auto"/>
              <w:bottom w:val="single" w:sz="4" w:space="0" w:color="auto"/>
              <w:right w:val="single" w:sz="4" w:space="0" w:color="auto"/>
            </w:tcBorders>
          </w:tcPr>
          <w:p w14:paraId="0EE37F87" w14:textId="77777777" w:rsidR="008617E8" w:rsidRPr="002C4E8C" w:rsidRDefault="008617E8" w:rsidP="0035444F">
            <w:pPr>
              <w:jc w:val="center"/>
              <w:rPr>
                <w:rFonts w:ascii="宋体" w:eastAsia="宋体" w:hAnsi="宋体" w:cs="微软雅黑"/>
                <w:szCs w:val="21"/>
                <w:rPrChange w:id="529"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30" w:author="王同罕" w:date="2019-05-04T16:31:00Z">
                  <w:rPr>
                    <w:rFonts w:ascii="宋体" w:eastAsia="宋体" w:hAnsi="宋体" w:cs="微软雅黑"/>
                    <w:sz w:val="24"/>
                    <w:szCs w:val="24"/>
                  </w:rPr>
                </w:rPrChange>
              </w:rPr>
              <w:t>number(1)</w:t>
            </w:r>
          </w:p>
        </w:tc>
        <w:tc>
          <w:tcPr>
            <w:tcW w:w="875" w:type="dxa"/>
            <w:tcBorders>
              <w:top w:val="single" w:sz="4" w:space="0" w:color="auto"/>
              <w:left w:val="single" w:sz="4" w:space="0" w:color="auto"/>
              <w:bottom w:val="single" w:sz="4" w:space="0" w:color="auto"/>
              <w:right w:val="single" w:sz="4" w:space="0" w:color="auto"/>
            </w:tcBorders>
          </w:tcPr>
          <w:p w14:paraId="48A0285F" w14:textId="77777777" w:rsidR="008617E8" w:rsidRPr="002C4E8C" w:rsidRDefault="008617E8" w:rsidP="0035444F">
            <w:pPr>
              <w:jc w:val="center"/>
              <w:rPr>
                <w:rFonts w:ascii="宋体" w:eastAsia="宋体" w:hAnsi="宋体" w:cs="微软雅黑"/>
                <w:szCs w:val="21"/>
                <w:rPrChange w:id="531" w:author="王同罕" w:date="2019-05-04T16:31:00Z">
                  <w:rPr>
                    <w:rFonts w:ascii="宋体" w:eastAsia="宋体" w:hAnsi="宋体" w:cs="微软雅黑"/>
                    <w:sz w:val="24"/>
                    <w:szCs w:val="24"/>
                  </w:rPr>
                </w:rPrChange>
              </w:rPr>
            </w:pPr>
          </w:p>
        </w:tc>
        <w:tc>
          <w:tcPr>
            <w:tcW w:w="2236" w:type="dxa"/>
            <w:tcBorders>
              <w:top w:val="single" w:sz="4" w:space="0" w:color="auto"/>
              <w:left w:val="single" w:sz="4" w:space="0" w:color="auto"/>
              <w:bottom w:val="single" w:sz="4" w:space="0" w:color="auto"/>
              <w:right w:val="single" w:sz="4" w:space="0" w:color="auto"/>
            </w:tcBorders>
            <w:hideMark/>
          </w:tcPr>
          <w:p w14:paraId="4339A58B" w14:textId="77777777" w:rsidR="008617E8" w:rsidRPr="002C4E8C" w:rsidRDefault="008617E8" w:rsidP="0035444F">
            <w:pPr>
              <w:jc w:val="center"/>
              <w:rPr>
                <w:rFonts w:ascii="宋体" w:eastAsia="宋体" w:hAnsi="宋体" w:cs="微软雅黑"/>
                <w:szCs w:val="21"/>
                <w:rPrChange w:id="532"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533" w:author="王同罕" w:date="2019-05-04T16:31:00Z">
                  <w:rPr>
                    <w:rFonts w:ascii="宋体" w:eastAsia="宋体" w:hAnsi="宋体" w:cs="微软雅黑" w:hint="eastAsia"/>
                    <w:sz w:val="24"/>
                    <w:szCs w:val="24"/>
                  </w:rPr>
                </w:rPrChange>
              </w:rPr>
              <w:t>点赞数量</w:t>
            </w:r>
          </w:p>
        </w:tc>
      </w:tr>
      <w:tr w:rsidR="008617E8" w:rsidRPr="00821032" w14:paraId="6268C968" w14:textId="77777777" w:rsidTr="0035444F">
        <w:tc>
          <w:tcPr>
            <w:tcW w:w="2122" w:type="dxa"/>
            <w:tcBorders>
              <w:top w:val="single" w:sz="4" w:space="0" w:color="auto"/>
              <w:left w:val="single" w:sz="4" w:space="0" w:color="auto"/>
              <w:bottom w:val="single" w:sz="4" w:space="0" w:color="auto"/>
              <w:right w:val="single" w:sz="4" w:space="0" w:color="auto"/>
            </w:tcBorders>
            <w:hideMark/>
          </w:tcPr>
          <w:p w14:paraId="6988090A" w14:textId="77777777" w:rsidR="008617E8" w:rsidRPr="002C4E8C" w:rsidRDefault="008617E8" w:rsidP="0035444F">
            <w:pPr>
              <w:jc w:val="center"/>
              <w:rPr>
                <w:rFonts w:ascii="宋体" w:eastAsia="宋体" w:hAnsi="宋体" w:cs="微软雅黑"/>
                <w:szCs w:val="21"/>
                <w:rPrChange w:id="534"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535" w:author="王同罕" w:date="2019-05-04T16:31:00Z">
                  <w:rPr>
                    <w:rFonts w:ascii="宋体" w:eastAsia="宋体" w:hAnsi="宋体" w:cs="微软雅黑" w:hint="eastAsia"/>
                    <w:sz w:val="24"/>
                    <w:szCs w:val="24"/>
                  </w:rPr>
                </w:rPrChange>
              </w:rPr>
              <w:t>楼主是否已读</w:t>
            </w:r>
          </w:p>
        </w:tc>
        <w:tc>
          <w:tcPr>
            <w:tcW w:w="1701" w:type="dxa"/>
            <w:tcBorders>
              <w:top w:val="single" w:sz="4" w:space="0" w:color="auto"/>
              <w:left w:val="single" w:sz="4" w:space="0" w:color="auto"/>
              <w:bottom w:val="single" w:sz="4" w:space="0" w:color="auto"/>
              <w:right w:val="single" w:sz="4" w:space="0" w:color="auto"/>
            </w:tcBorders>
            <w:hideMark/>
          </w:tcPr>
          <w:p w14:paraId="22CFB6D3" w14:textId="77777777" w:rsidR="008617E8" w:rsidRPr="002C4E8C" w:rsidRDefault="008617E8" w:rsidP="0035444F">
            <w:pPr>
              <w:jc w:val="center"/>
              <w:rPr>
                <w:rFonts w:ascii="宋体" w:eastAsia="宋体" w:hAnsi="宋体" w:cs="微软雅黑"/>
                <w:szCs w:val="21"/>
                <w:rPrChange w:id="536"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37" w:author="王同罕" w:date="2019-05-04T16:31:00Z">
                  <w:rPr>
                    <w:rFonts w:ascii="宋体" w:eastAsia="宋体" w:hAnsi="宋体" w:cs="微软雅黑"/>
                    <w:sz w:val="24"/>
                    <w:szCs w:val="24"/>
                  </w:rPr>
                </w:rPrChange>
              </w:rPr>
              <w:t>Lordisread</w:t>
            </w:r>
          </w:p>
        </w:tc>
        <w:tc>
          <w:tcPr>
            <w:tcW w:w="1842" w:type="dxa"/>
            <w:tcBorders>
              <w:top w:val="single" w:sz="4" w:space="0" w:color="auto"/>
              <w:left w:val="single" w:sz="4" w:space="0" w:color="auto"/>
              <w:bottom w:val="single" w:sz="4" w:space="0" w:color="auto"/>
              <w:right w:val="single" w:sz="4" w:space="0" w:color="auto"/>
            </w:tcBorders>
          </w:tcPr>
          <w:p w14:paraId="15A58F9A" w14:textId="77777777" w:rsidR="008617E8" w:rsidRPr="002C4E8C" w:rsidRDefault="008617E8" w:rsidP="0035444F">
            <w:pPr>
              <w:jc w:val="center"/>
              <w:rPr>
                <w:rFonts w:ascii="宋体" w:eastAsia="宋体" w:hAnsi="宋体" w:cs="微软雅黑"/>
                <w:szCs w:val="21"/>
                <w:rPrChange w:id="538"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39" w:author="王同罕" w:date="2019-05-04T16:31:00Z">
                  <w:rPr>
                    <w:rFonts w:ascii="宋体" w:eastAsia="宋体" w:hAnsi="宋体" w:cs="微软雅黑"/>
                    <w:sz w:val="24"/>
                    <w:szCs w:val="24"/>
                  </w:rPr>
                </w:rPrChange>
              </w:rPr>
              <w:t>number(1)</w:t>
            </w:r>
          </w:p>
        </w:tc>
        <w:tc>
          <w:tcPr>
            <w:tcW w:w="875" w:type="dxa"/>
            <w:tcBorders>
              <w:top w:val="single" w:sz="4" w:space="0" w:color="auto"/>
              <w:left w:val="single" w:sz="4" w:space="0" w:color="auto"/>
              <w:bottom w:val="single" w:sz="4" w:space="0" w:color="auto"/>
              <w:right w:val="single" w:sz="4" w:space="0" w:color="auto"/>
            </w:tcBorders>
          </w:tcPr>
          <w:p w14:paraId="0B82BD59" w14:textId="77777777" w:rsidR="008617E8" w:rsidRPr="002C4E8C" w:rsidRDefault="008617E8" w:rsidP="0035444F">
            <w:pPr>
              <w:jc w:val="center"/>
              <w:rPr>
                <w:rFonts w:ascii="宋体" w:eastAsia="宋体" w:hAnsi="宋体" w:cs="微软雅黑"/>
                <w:szCs w:val="21"/>
                <w:rPrChange w:id="540" w:author="王同罕" w:date="2019-05-04T16:31:00Z">
                  <w:rPr>
                    <w:rFonts w:ascii="宋体" w:eastAsia="宋体" w:hAnsi="宋体" w:cs="微软雅黑"/>
                    <w:sz w:val="24"/>
                    <w:szCs w:val="24"/>
                  </w:rPr>
                </w:rPrChange>
              </w:rPr>
            </w:pPr>
          </w:p>
        </w:tc>
        <w:tc>
          <w:tcPr>
            <w:tcW w:w="2236" w:type="dxa"/>
            <w:tcBorders>
              <w:top w:val="single" w:sz="4" w:space="0" w:color="auto"/>
              <w:left w:val="single" w:sz="4" w:space="0" w:color="auto"/>
              <w:bottom w:val="single" w:sz="4" w:space="0" w:color="auto"/>
              <w:right w:val="single" w:sz="4" w:space="0" w:color="auto"/>
            </w:tcBorders>
            <w:hideMark/>
          </w:tcPr>
          <w:p w14:paraId="31A6ADDD" w14:textId="77777777" w:rsidR="008617E8" w:rsidRPr="002C4E8C" w:rsidRDefault="008617E8" w:rsidP="0035444F">
            <w:pPr>
              <w:jc w:val="center"/>
              <w:rPr>
                <w:rFonts w:ascii="宋体" w:eastAsia="宋体" w:hAnsi="宋体" w:cs="微软雅黑"/>
                <w:szCs w:val="21"/>
                <w:rPrChange w:id="541"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42" w:author="王同罕" w:date="2019-05-04T16:31:00Z">
                  <w:rPr>
                    <w:rFonts w:ascii="宋体" w:eastAsia="宋体" w:hAnsi="宋体" w:cs="微软雅黑"/>
                    <w:sz w:val="24"/>
                    <w:szCs w:val="24"/>
                  </w:rPr>
                </w:rPrChange>
              </w:rPr>
              <w:t>0</w:t>
            </w:r>
            <w:r w:rsidRPr="002C4E8C">
              <w:rPr>
                <w:rFonts w:ascii="宋体" w:eastAsia="宋体" w:hAnsi="宋体" w:cs="微软雅黑" w:hint="eastAsia"/>
                <w:szCs w:val="21"/>
                <w:rPrChange w:id="543" w:author="王同罕" w:date="2019-05-04T16:31:00Z">
                  <w:rPr>
                    <w:rFonts w:ascii="宋体" w:eastAsia="宋体" w:hAnsi="宋体" w:cs="微软雅黑" w:hint="eastAsia"/>
                    <w:sz w:val="24"/>
                    <w:szCs w:val="24"/>
                  </w:rPr>
                </w:rPrChange>
              </w:rPr>
              <w:t>是未读，</w:t>
            </w:r>
            <w:r w:rsidRPr="002C4E8C">
              <w:rPr>
                <w:rFonts w:ascii="宋体" w:eastAsia="宋体" w:hAnsi="宋体" w:cs="微软雅黑"/>
                <w:szCs w:val="21"/>
                <w:rPrChange w:id="544" w:author="王同罕" w:date="2019-05-04T16:31:00Z">
                  <w:rPr>
                    <w:rFonts w:ascii="宋体" w:eastAsia="宋体" w:hAnsi="宋体" w:cs="微软雅黑"/>
                    <w:sz w:val="24"/>
                    <w:szCs w:val="24"/>
                  </w:rPr>
                </w:rPrChange>
              </w:rPr>
              <w:t>1</w:t>
            </w:r>
            <w:r w:rsidRPr="002C4E8C">
              <w:rPr>
                <w:rFonts w:ascii="宋体" w:eastAsia="宋体" w:hAnsi="宋体" w:cs="微软雅黑" w:hint="eastAsia"/>
                <w:szCs w:val="21"/>
                <w:rPrChange w:id="545" w:author="王同罕" w:date="2019-05-04T16:31:00Z">
                  <w:rPr>
                    <w:rFonts w:ascii="宋体" w:eastAsia="宋体" w:hAnsi="宋体" w:cs="微软雅黑" w:hint="eastAsia"/>
                    <w:sz w:val="24"/>
                    <w:szCs w:val="24"/>
                  </w:rPr>
                </w:rPrChange>
              </w:rPr>
              <w:t>是已读，</w:t>
            </w:r>
            <w:r w:rsidRPr="002C4E8C">
              <w:rPr>
                <w:rFonts w:ascii="宋体" w:eastAsia="宋体" w:hAnsi="宋体" w:cs="微软雅黑"/>
                <w:szCs w:val="21"/>
                <w:rPrChange w:id="546" w:author="王同罕" w:date="2019-05-04T16:31:00Z">
                  <w:rPr>
                    <w:rFonts w:ascii="宋体" w:eastAsia="宋体" w:hAnsi="宋体" w:cs="微软雅黑"/>
                    <w:sz w:val="24"/>
                    <w:szCs w:val="24"/>
                  </w:rPr>
                </w:rPrChange>
              </w:rPr>
              <w:t>2</w:t>
            </w:r>
            <w:r w:rsidRPr="002C4E8C">
              <w:rPr>
                <w:rFonts w:ascii="宋体" w:eastAsia="宋体" w:hAnsi="宋体" w:cs="微软雅黑" w:hint="eastAsia"/>
                <w:szCs w:val="21"/>
                <w:rPrChange w:id="547" w:author="王同罕" w:date="2019-05-04T16:31:00Z">
                  <w:rPr>
                    <w:rFonts w:ascii="宋体" w:eastAsia="宋体" w:hAnsi="宋体" w:cs="微软雅黑" w:hint="eastAsia"/>
                    <w:sz w:val="24"/>
                    <w:szCs w:val="24"/>
                  </w:rPr>
                </w:rPrChange>
              </w:rPr>
              <w:t>是已删除</w:t>
            </w:r>
          </w:p>
        </w:tc>
      </w:tr>
      <w:tr w:rsidR="008617E8" w:rsidRPr="00821032" w14:paraId="12402477" w14:textId="77777777" w:rsidTr="0035444F">
        <w:tc>
          <w:tcPr>
            <w:tcW w:w="2122" w:type="dxa"/>
            <w:tcBorders>
              <w:top w:val="single" w:sz="4" w:space="0" w:color="auto"/>
              <w:left w:val="single" w:sz="4" w:space="0" w:color="auto"/>
              <w:bottom w:val="single" w:sz="4" w:space="0" w:color="auto"/>
              <w:right w:val="single" w:sz="4" w:space="0" w:color="auto"/>
            </w:tcBorders>
            <w:hideMark/>
          </w:tcPr>
          <w:p w14:paraId="6903779D" w14:textId="77777777" w:rsidR="008617E8" w:rsidRPr="002C4E8C" w:rsidRDefault="008617E8" w:rsidP="0035444F">
            <w:pPr>
              <w:jc w:val="center"/>
              <w:rPr>
                <w:rFonts w:ascii="宋体" w:eastAsia="宋体" w:hAnsi="宋体" w:cs="微软雅黑"/>
                <w:szCs w:val="21"/>
                <w:rPrChange w:id="548"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549" w:author="王同罕" w:date="2019-05-04T16:31:00Z">
                  <w:rPr>
                    <w:rFonts w:ascii="宋体" w:eastAsia="宋体" w:hAnsi="宋体" w:cs="微软雅黑" w:hint="eastAsia"/>
                    <w:sz w:val="24"/>
                    <w:szCs w:val="24"/>
                  </w:rPr>
                </w:rPrChange>
              </w:rPr>
              <w:t>回复是否被删除</w:t>
            </w:r>
          </w:p>
        </w:tc>
        <w:tc>
          <w:tcPr>
            <w:tcW w:w="1701" w:type="dxa"/>
            <w:tcBorders>
              <w:top w:val="single" w:sz="4" w:space="0" w:color="auto"/>
              <w:left w:val="single" w:sz="4" w:space="0" w:color="auto"/>
              <w:bottom w:val="single" w:sz="4" w:space="0" w:color="auto"/>
              <w:right w:val="single" w:sz="4" w:space="0" w:color="auto"/>
            </w:tcBorders>
            <w:hideMark/>
          </w:tcPr>
          <w:p w14:paraId="4510C443" w14:textId="77777777" w:rsidR="008617E8" w:rsidRPr="002C4E8C" w:rsidRDefault="008617E8" w:rsidP="0035444F">
            <w:pPr>
              <w:jc w:val="center"/>
              <w:rPr>
                <w:rFonts w:ascii="宋体" w:eastAsia="宋体" w:hAnsi="宋体" w:cs="微软雅黑"/>
                <w:szCs w:val="21"/>
                <w:rPrChange w:id="550"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51" w:author="王同罕" w:date="2019-05-04T16:31:00Z">
                  <w:rPr>
                    <w:rFonts w:ascii="宋体" w:eastAsia="宋体" w:hAnsi="宋体" w:cs="微软雅黑"/>
                    <w:sz w:val="24"/>
                    <w:szCs w:val="24"/>
                  </w:rPr>
                </w:rPrChange>
              </w:rPr>
              <w:t>isdelete</w:t>
            </w:r>
          </w:p>
        </w:tc>
        <w:tc>
          <w:tcPr>
            <w:tcW w:w="1842" w:type="dxa"/>
            <w:tcBorders>
              <w:top w:val="single" w:sz="4" w:space="0" w:color="auto"/>
              <w:left w:val="single" w:sz="4" w:space="0" w:color="auto"/>
              <w:bottom w:val="single" w:sz="4" w:space="0" w:color="auto"/>
              <w:right w:val="single" w:sz="4" w:space="0" w:color="auto"/>
            </w:tcBorders>
          </w:tcPr>
          <w:p w14:paraId="2F460C57" w14:textId="77777777" w:rsidR="008617E8" w:rsidRPr="002C4E8C" w:rsidRDefault="008617E8" w:rsidP="0035444F">
            <w:pPr>
              <w:jc w:val="center"/>
              <w:rPr>
                <w:rFonts w:ascii="宋体" w:eastAsia="宋体" w:hAnsi="宋体" w:cs="微软雅黑"/>
                <w:szCs w:val="21"/>
                <w:rPrChange w:id="552"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53" w:author="王同罕" w:date="2019-05-04T16:31:00Z">
                  <w:rPr>
                    <w:rFonts w:ascii="宋体" w:eastAsia="宋体" w:hAnsi="宋体" w:cs="微软雅黑"/>
                    <w:sz w:val="24"/>
                    <w:szCs w:val="24"/>
                  </w:rPr>
                </w:rPrChange>
              </w:rPr>
              <w:t>number(1)</w:t>
            </w:r>
          </w:p>
        </w:tc>
        <w:tc>
          <w:tcPr>
            <w:tcW w:w="875" w:type="dxa"/>
            <w:tcBorders>
              <w:top w:val="single" w:sz="4" w:space="0" w:color="auto"/>
              <w:left w:val="single" w:sz="4" w:space="0" w:color="auto"/>
              <w:bottom w:val="single" w:sz="4" w:space="0" w:color="auto"/>
              <w:right w:val="single" w:sz="4" w:space="0" w:color="auto"/>
            </w:tcBorders>
          </w:tcPr>
          <w:p w14:paraId="2D5442D1" w14:textId="77777777" w:rsidR="008617E8" w:rsidRPr="002C4E8C" w:rsidRDefault="008617E8" w:rsidP="0035444F">
            <w:pPr>
              <w:jc w:val="center"/>
              <w:rPr>
                <w:rFonts w:ascii="宋体" w:eastAsia="宋体" w:hAnsi="宋体" w:cs="微软雅黑"/>
                <w:szCs w:val="21"/>
                <w:rPrChange w:id="554" w:author="王同罕" w:date="2019-05-04T16:31:00Z">
                  <w:rPr>
                    <w:rFonts w:ascii="宋体" w:eastAsia="宋体" w:hAnsi="宋体" w:cs="微软雅黑"/>
                    <w:sz w:val="24"/>
                    <w:szCs w:val="24"/>
                  </w:rPr>
                </w:rPrChange>
              </w:rPr>
            </w:pPr>
          </w:p>
        </w:tc>
        <w:tc>
          <w:tcPr>
            <w:tcW w:w="2236" w:type="dxa"/>
            <w:tcBorders>
              <w:top w:val="single" w:sz="4" w:space="0" w:color="auto"/>
              <w:left w:val="single" w:sz="4" w:space="0" w:color="auto"/>
              <w:bottom w:val="single" w:sz="4" w:space="0" w:color="auto"/>
              <w:right w:val="single" w:sz="4" w:space="0" w:color="auto"/>
            </w:tcBorders>
            <w:hideMark/>
          </w:tcPr>
          <w:p w14:paraId="14942445" w14:textId="77777777" w:rsidR="008617E8" w:rsidRPr="002C4E8C" w:rsidRDefault="008617E8" w:rsidP="0035444F">
            <w:pPr>
              <w:jc w:val="center"/>
              <w:rPr>
                <w:rFonts w:ascii="宋体" w:eastAsia="宋体" w:hAnsi="宋体" w:cs="微软雅黑"/>
                <w:szCs w:val="21"/>
                <w:rPrChange w:id="555"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56" w:author="王同罕" w:date="2019-05-04T16:31:00Z">
                  <w:rPr>
                    <w:rFonts w:ascii="宋体" w:eastAsia="宋体" w:hAnsi="宋体" w:cs="微软雅黑"/>
                    <w:sz w:val="24"/>
                    <w:szCs w:val="24"/>
                  </w:rPr>
                </w:rPrChange>
              </w:rPr>
              <w:t>0</w:t>
            </w:r>
            <w:r w:rsidRPr="002C4E8C">
              <w:rPr>
                <w:rFonts w:ascii="宋体" w:eastAsia="宋体" w:hAnsi="宋体" w:cs="微软雅黑" w:hint="eastAsia"/>
                <w:szCs w:val="21"/>
                <w:rPrChange w:id="557" w:author="王同罕" w:date="2019-05-04T16:31:00Z">
                  <w:rPr>
                    <w:rFonts w:ascii="宋体" w:eastAsia="宋体" w:hAnsi="宋体" w:cs="微软雅黑" w:hint="eastAsia"/>
                    <w:sz w:val="24"/>
                    <w:szCs w:val="24"/>
                  </w:rPr>
                </w:rPrChange>
              </w:rPr>
              <w:t>是存在</w:t>
            </w:r>
            <w:r w:rsidRPr="002C4E8C">
              <w:rPr>
                <w:rFonts w:ascii="宋体" w:eastAsia="宋体" w:hAnsi="宋体" w:cs="微软雅黑"/>
                <w:szCs w:val="21"/>
                <w:rPrChange w:id="558" w:author="王同罕" w:date="2019-05-04T16:31:00Z">
                  <w:rPr>
                    <w:rFonts w:ascii="宋体" w:eastAsia="宋体" w:hAnsi="宋体" w:cs="微软雅黑"/>
                    <w:sz w:val="24"/>
                    <w:szCs w:val="24"/>
                  </w:rPr>
                </w:rPrChange>
              </w:rPr>
              <w:t>,1</w:t>
            </w:r>
            <w:r w:rsidRPr="002C4E8C">
              <w:rPr>
                <w:rFonts w:ascii="宋体" w:eastAsia="宋体" w:hAnsi="宋体" w:cs="微软雅黑" w:hint="eastAsia"/>
                <w:szCs w:val="21"/>
                <w:rPrChange w:id="559" w:author="王同罕" w:date="2019-05-04T16:31:00Z">
                  <w:rPr>
                    <w:rFonts w:ascii="宋体" w:eastAsia="宋体" w:hAnsi="宋体" w:cs="微软雅黑" w:hint="eastAsia"/>
                    <w:sz w:val="24"/>
                    <w:szCs w:val="24"/>
                  </w:rPr>
                </w:rPrChange>
              </w:rPr>
              <w:t>是删除</w:t>
            </w:r>
          </w:p>
        </w:tc>
      </w:tr>
    </w:tbl>
    <w:p w14:paraId="41C3A1F4" w14:textId="77777777" w:rsidR="008617E8" w:rsidRPr="00821032" w:rsidRDefault="008617E8" w:rsidP="001778C7">
      <w:pPr>
        <w:rPr>
          <w:rFonts w:ascii="宋体" w:eastAsia="宋体" w:hAnsi="宋体"/>
          <w:sz w:val="24"/>
          <w:szCs w:val="24"/>
        </w:rPr>
      </w:pPr>
    </w:p>
    <w:p w14:paraId="0928D460" w14:textId="77777777" w:rsidR="001778C7" w:rsidRDefault="001778C7" w:rsidP="001778C7">
      <w:pPr>
        <w:rPr>
          <w:ins w:id="560" w:author="王同罕" w:date="2019-05-04T16:30:00Z"/>
          <w:rFonts w:ascii="宋体" w:eastAsia="宋体" w:hAnsi="宋体"/>
          <w:sz w:val="24"/>
          <w:szCs w:val="24"/>
        </w:rPr>
      </w:pPr>
      <w:r w:rsidRPr="00821032">
        <w:rPr>
          <w:rFonts w:ascii="宋体" w:eastAsia="宋体" w:hAnsi="宋体"/>
          <w:sz w:val="24"/>
          <w:szCs w:val="24"/>
        </w:rPr>
        <w:tab/>
      </w:r>
      <w:r w:rsidRPr="00821032">
        <w:rPr>
          <w:rFonts w:ascii="宋体" w:eastAsia="宋体" w:hAnsi="宋体" w:hint="eastAsia"/>
          <w:sz w:val="24"/>
          <w:szCs w:val="24"/>
        </w:rPr>
        <w:t>（</w:t>
      </w:r>
      <w:r w:rsidR="00EA6F13" w:rsidRPr="00821032">
        <w:rPr>
          <w:rFonts w:ascii="宋体" w:eastAsia="宋体" w:hAnsi="宋体"/>
          <w:sz w:val="24"/>
          <w:szCs w:val="24"/>
        </w:rPr>
        <w:t>2</w:t>
      </w:r>
      <w:r w:rsidRPr="00821032">
        <w:rPr>
          <w:rFonts w:ascii="宋体" w:eastAsia="宋体" w:hAnsi="宋体" w:hint="eastAsia"/>
          <w:sz w:val="24"/>
          <w:szCs w:val="24"/>
        </w:rPr>
        <w:t>）</w:t>
      </w:r>
      <w:del w:id="561" w:author="王同罕" w:date="2019-05-04T16:31:00Z">
        <w:r w:rsidRPr="00821032" w:rsidDel="002C4E8C">
          <w:rPr>
            <w:rFonts w:ascii="宋体" w:eastAsia="宋体" w:hAnsi="宋体" w:hint="eastAsia"/>
            <w:sz w:val="24"/>
            <w:szCs w:val="24"/>
          </w:rPr>
          <w:delText>、</w:delText>
        </w:r>
      </w:del>
      <w:r w:rsidR="00717273" w:rsidRPr="00821032">
        <w:rPr>
          <w:rFonts w:ascii="宋体" w:eastAsia="宋体" w:hAnsi="宋体" w:hint="eastAsia"/>
          <w:sz w:val="24"/>
          <w:szCs w:val="24"/>
        </w:rPr>
        <w:t>帖子点赞表</w:t>
      </w:r>
      <w:r w:rsidR="0035444F" w:rsidRPr="00821032">
        <w:rPr>
          <w:rFonts w:ascii="宋体" w:eastAsia="宋体" w:hAnsi="宋体" w:hint="eastAsia"/>
          <w:sz w:val="24"/>
          <w:szCs w:val="24"/>
        </w:rPr>
        <w:t>(</w:t>
      </w:r>
      <w:r w:rsidR="0035444F" w:rsidRPr="00821032">
        <w:rPr>
          <w:rFonts w:ascii="宋体" w:eastAsia="宋体" w:hAnsi="宋体"/>
          <w:sz w:val="24"/>
          <w:szCs w:val="24"/>
          <w:u w:val="single"/>
        </w:rPr>
        <w:t>唯一</w:t>
      </w:r>
      <w:r w:rsidR="0035444F" w:rsidRPr="00821032">
        <w:rPr>
          <w:rFonts w:ascii="宋体" w:eastAsia="宋体" w:hAnsi="宋体" w:hint="eastAsia"/>
          <w:sz w:val="24"/>
          <w:szCs w:val="24"/>
          <w:u w:val="single"/>
        </w:rPr>
        <w:t>I</w:t>
      </w:r>
      <w:r w:rsidR="0035444F" w:rsidRPr="00821032">
        <w:rPr>
          <w:rFonts w:ascii="宋体" w:eastAsia="宋体" w:hAnsi="宋体"/>
          <w:sz w:val="24"/>
          <w:szCs w:val="24"/>
          <w:u w:val="single"/>
        </w:rPr>
        <w:t>D</w:t>
      </w:r>
      <w:r w:rsidR="0035444F" w:rsidRPr="00821032">
        <w:rPr>
          <w:rFonts w:ascii="宋体" w:eastAsia="宋体" w:hAnsi="宋体" w:hint="eastAsia"/>
          <w:sz w:val="24"/>
          <w:szCs w:val="24"/>
        </w:rPr>
        <w:t>，</w:t>
      </w:r>
      <w:r w:rsidR="0035444F" w:rsidRPr="00821032">
        <w:rPr>
          <w:rFonts w:ascii="宋体" w:eastAsia="宋体" w:hAnsi="宋体" w:cs="微软雅黑" w:hint="eastAsia"/>
          <w:sz w:val="24"/>
          <w:szCs w:val="24"/>
        </w:rPr>
        <w:t>点赞的帖子，点赞的回复</w:t>
      </w:r>
      <w:r w:rsidR="0035444F" w:rsidRPr="00821032">
        <w:rPr>
          <w:rFonts w:ascii="宋体" w:eastAsia="宋体" w:hAnsi="宋体" w:cs="微软雅黑"/>
          <w:sz w:val="24"/>
          <w:szCs w:val="24"/>
        </w:rPr>
        <w:t>ID</w:t>
      </w:r>
      <w:r w:rsidR="0035444F" w:rsidRPr="00821032">
        <w:rPr>
          <w:rFonts w:ascii="宋体" w:eastAsia="宋体" w:hAnsi="宋体" w:cs="微软雅黑" w:hint="eastAsia"/>
          <w:sz w:val="24"/>
          <w:szCs w:val="24"/>
        </w:rPr>
        <w:t>，点赞人邮箱</w:t>
      </w:r>
      <w:r w:rsidR="0035444F" w:rsidRPr="00821032">
        <w:rPr>
          <w:rFonts w:ascii="宋体" w:eastAsia="宋体" w:hAnsi="宋体"/>
          <w:sz w:val="24"/>
          <w:szCs w:val="24"/>
        </w:rPr>
        <w:t>)</w:t>
      </w:r>
      <w:r w:rsidR="00717273" w:rsidRPr="00821032">
        <w:rPr>
          <w:rFonts w:ascii="宋体" w:eastAsia="宋体" w:hAnsi="宋体" w:hint="eastAsia"/>
          <w:sz w:val="24"/>
          <w:szCs w:val="24"/>
        </w:rPr>
        <w:t>：</w:t>
      </w:r>
    </w:p>
    <w:p w14:paraId="2880BCEF" w14:textId="4E016B2F" w:rsidR="002C4E8C" w:rsidRPr="00FD1A1D" w:rsidRDefault="002C4E8C" w:rsidP="002C4E8C">
      <w:pPr>
        <w:jc w:val="center"/>
        <w:rPr>
          <w:ins w:id="562" w:author="王同罕" w:date="2019-05-04T16:30:00Z"/>
          <w:rFonts w:ascii="黑体" w:eastAsia="黑体" w:hAnsi="黑体"/>
          <w:szCs w:val="21"/>
        </w:rPr>
      </w:pPr>
      <w:ins w:id="563" w:author="王同罕" w:date="2019-05-04T16:30:00Z">
        <w:r w:rsidRPr="00FD1A1D">
          <w:rPr>
            <w:rFonts w:ascii="黑体" w:eastAsia="黑体" w:hAnsi="黑体"/>
            <w:szCs w:val="21"/>
          </w:rPr>
          <w:t>表4-</w:t>
        </w:r>
        <w:r>
          <w:rPr>
            <w:rFonts w:ascii="黑体" w:eastAsia="黑体" w:hAnsi="黑体"/>
            <w:szCs w:val="21"/>
          </w:rPr>
          <w:t>5</w:t>
        </w:r>
        <w:r w:rsidRPr="00FD1A1D">
          <w:rPr>
            <w:rFonts w:ascii="黑体" w:eastAsia="黑体" w:hAnsi="黑体"/>
            <w:szCs w:val="21"/>
          </w:rPr>
          <w:t xml:space="preserve"> 表名</w:t>
        </w:r>
      </w:ins>
    </w:p>
    <w:p w14:paraId="6A250013" w14:textId="77777777" w:rsidR="002C4E8C" w:rsidRPr="00821032" w:rsidRDefault="002C4E8C" w:rsidP="001778C7">
      <w:pPr>
        <w:rPr>
          <w:rFonts w:ascii="宋体" w:eastAsia="宋体" w:hAnsi="宋体"/>
          <w:sz w:val="24"/>
          <w:szCs w:val="24"/>
        </w:rPr>
      </w:pPr>
    </w:p>
    <w:tbl>
      <w:tblPr>
        <w:tblStyle w:val="a7"/>
        <w:tblW w:w="0" w:type="auto"/>
        <w:tblLook w:val="04A0" w:firstRow="1" w:lastRow="0" w:firstColumn="1" w:lastColumn="0" w:noHBand="0" w:noVBand="1"/>
      </w:tblPr>
      <w:tblGrid>
        <w:gridCol w:w="1732"/>
        <w:gridCol w:w="1857"/>
        <w:gridCol w:w="1776"/>
        <w:gridCol w:w="1681"/>
        <w:gridCol w:w="1730"/>
      </w:tblGrid>
      <w:tr w:rsidR="008617E8" w:rsidRPr="00821032" w14:paraId="7D79A153" w14:textId="77777777" w:rsidTr="00AB0311">
        <w:tc>
          <w:tcPr>
            <w:tcW w:w="8776" w:type="dxa"/>
            <w:gridSpan w:val="5"/>
            <w:tcBorders>
              <w:top w:val="single" w:sz="4" w:space="0" w:color="auto"/>
              <w:left w:val="single" w:sz="4" w:space="0" w:color="auto"/>
              <w:bottom w:val="single" w:sz="4" w:space="0" w:color="auto"/>
              <w:right w:val="single" w:sz="4" w:space="0" w:color="auto"/>
            </w:tcBorders>
          </w:tcPr>
          <w:p w14:paraId="7E682C54"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sz w:val="24"/>
                <w:szCs w:val="24"/>
              </w:rPr>
              <w:t>v_tags</w:t>
            </w:r>
          </w:p>
        </w:tc>
      </w:tr>
      <w:tr w:rsidR="008617E8" w:rsidRPr="00821032" w14:paraId="65BB9783" w14:textId="77777777" w:rsidTr="008617E8">
        <w:tc>
          <w:tcPr>
            <w:tcW w:w="1760" w:type="dxa"/>
            <w:tcBorders>
              <w:top w:val="single" w:sz="4" w:space="0" w:color="auto"/>
              <w:left w:val="single" w:sz="4" w:space="0" w:color="auto"/>
              <w:bottom w:val="single" w:sz="4" w:space="0" w:color="auto"/>
              <w:right w:val="single" w:sz="4" w:space="0" w:color="auto"/>
            </w:tcBorders>
            <w:hideMark/>
          </w:tcPr>
          <w:p w14:paraId="3E2EF573"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hint="eastAsia"/>
                <w:sz w:val="24"/>
                <w:szCs w:val="24"/>
              </w:rPr>
              <w:t>名称</w:t>
            </w:r>
          </w:p>
        </w:tc>
        <w:tc>
          <w:tcPr>
            <w:tcW w:w="1881" w:type="dxa"/>
            <w:tcBorders>
              <w:top w:val="single" w:sz="4" w:space="0" w:color="auto"/>
              <w:left w:val="single" w:sz="4" w:space="0" w:color="auto"/>
              <w:bottom w:val="single" w:sz="4" w:space="0" w:color="auto"/>
              <w:right w:val="single" w:sz="4" w:space="0" w:color="auto"/>
            </w:tcBorders>
            <w:hideMark/>
          </w:tcPr>
          <w:p w14:paraId="2A8AFFD7"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hint="eastAsia"/>
                <w:sz w:val="24"/>
                <w:szCs w:val="24"/>
              </w:rPr>
              <w:t>表字段名</w:t>
            </w:r>
          </w:p>
        </w:tc>
        <w:tc>
          <w:tcPr>
            <w:tcW w:w="1667" w:type="dxa"/>
            <w:tcBorders>
              <w:top w:val="single" w:sz="4" w:space="0" w:color="auto"/>
              <w:left w:val="single" w:sz="4" w:space="0" w:color="auto"/>
              <w:bottom w:val="single" w:sz="4" w:space="0" w:color="auto"/>
              <w:right w:val="single" w:sz="4" w:space="0" w:color="auto"/>
            </w:tcBorders>
          </w:tcPr>
          <w:p w14:paraId="3185A463"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hint="eastAsia"/>
                <w:sz w:val="24"/>
                <w:szCs w:val="24"/>
              </w:rPr>
              <w:t>字段类型</w:t>
            </w:r>
          </w:p>
        </w:tc>
        <w:tc>
          <w:tcPr>
            <w:tcW w:w="1709" w:type="dxa"/>
            <w:tcBorders>
              <w:top w:val="single" w:sz="4" w:space="0" w:color="auto"/>
              <w:left w:val="single" w:sz="4" w:space="0" w:color="auto"/>
              <w:bottom w:val="single" w:sz="4" w:space="0" w:color="auto"/>
              <w:right w:val="single" w:sz="4" w:space="0" w:color="auto"/>
            </w:tcBorders>
          </w:tcPr>
          <w:p w14:paraId="6F00362A"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hint="eastAsia"/>
                <w:sz w:val="24"/>
                <w:szCs w:val="24"/>
              </w:rPr>
              <w:t>键</w:t>
            </w:r>
          </w:p>
        </w:tc>
        <w:tc>
          <w:tcPr>
            <w:tcW w:w="1759" w:type="dxa"/>
            <w:tcBorders>
              <w:top w:val="single" w:sz="4" w:space="0" w:color="auto"/>
              <w:left w:val="single" w:sz="4" w:space="0" w:color="auto"/>
              <w:bottom w:val="single" w:sz="4" w:space="0" w:color="auto"/>
              <w:right w:val="single" w:sz="4" w:space="0" w:color="auto"/>
            </w:tcBorders>
            <w:hideMark/>
          </w:tcPr>
          <w:p w14:paraId="762ADF0B"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hint="eastAsia"/>
                <w:sz w:val="24"/>
                <w:szCs w:val="24"/>
              </w:rPr>
              <w:t>备注</w:t>
            </w:r>
          </w:p>
        </w:tc>
      </w:tr>
      <w:tr w:rsidR="008617E8" w:rsidRPr="00821032" w14:paraId="71641CAE" w14:textId="77777777" w:rsidTr="008617E8">
        <w:tc>
          <w:tcPr>
            <w:tcW w:w="1760" w:type="dxa"/>
            <w:tcBorders>
              <w:top w:val="single" w:sz="4" w:space="0" w:color="auto"/>
              <w:left w:val="single" w:sz="4" w:space="0" w:color="auto"/>
              <w:bottom w:val="single" w:sz="4" w:space="0" w:color="auto"/>
              <w:right w:val="single" w:sz="4" w:space="0" w:color="auto"/>
            </w:tcBorders>
            <w:hideMark/>
          </w:tcPr>
          <w:p w14:paraId="68B079CB"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sz w:val="24"/>
                <w:szCs w:val="24"/>
              </w:rPr>
              <w:t>ID</w:t>
            </w:r>
          </w:p>
        </w:tc>
        <w:tc>
          <w:tcPr>
            <w:tcW w:w="1881" w:type="dxa"/>
            <w:tcBorders>
              <w:top w:val="single" w:sz="4" w:space="0" w:color="auto"/>
              <w:left w:val="single" w:sz="4" w:space="0" w:color="auto"/>
              <w:bottom w:val="single" w:sz="4" w:space="0" w:color="auto"/>
              <w:right w:val="single" w:sz="4" w:space="0" w:color="auto"/>
            </w:tcBorders>
            <w:hideMark/>
          </w:tcPr>
          <w:p w14:paraId="553D4E97"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sz w:val="24"/>
                <w:szCs w:val="24"/>
              </w:rPr>
              <w:t>tagid</w:t>
            </w:r>
          </w:p>
        </w:tc>
        <w:tc>
          <w:tcPr>
            <w:tcW w:w="1667" w:type="dxa"/>
            <w:tcBorders>
              <w:top w:val="single" w:sz="4" w:space="0" w:color="auto"/>
              <w:left w:val="single" w:sz="4" w:space="0" w:color="auto"/>
              <w:bottom w:val="single" w:sz="4" w:space="0" w:color="auto"/>
              <w:right w:val="single" w:sz="4" w:space="0" w:color="auto"/>
            </w:tcBorders>
          </w:tcPr>
          <w:p w14:paraId="2BFCDBA3"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sz w:val="24"/>
                <w:szCs w:val="24"/>
              </w:rPr>
              <w:t>nvarchar2(32)</w:t>
            </w:r>
          </w:p>
        </w:tc>
        <w:tc>
          <w:tcPr>
            <w:tcW w:w="1709" w:type="dxa"/>
            <w:tcBorders>
              <w:top w:val="single" w:sz="4" w:space="0" w:color="auto"/>
              <w:left w:val="single" w:sz="4" w:space="0" w:color="auto"/>
              <w:bottom w:val="single" w:sz="4" w:space="0" w:color="auto"/>
              <w:right w:val="single" w:sz="4" w:space="0" w:color="auto"/>
            </w:tcBorders>
          </w:tcPr>
          <w:p w14:paraId="1E82BB75"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sz w:val="24"/>
                <w:szCs w:val="24"/>
              </w:rPr>
              <w:t>主键</w:t>
            </w:r>
          </w:p>
        </w:tc>
        <w:tc>
          <w:tcPr>
            <w:tcW w:w="1759" w:type="dxa"/>
            <w:tcBorders>
              <w:top w:val="single" w:sz="4" w:space="0" w:color="auto"/>
              <w:left w:val="single" w:sz="4" w:space="0" w:color="auto"/>
              <w:bottom w:val="single" w:sz="4" w:space="0" w:color="auto"/>
              <w:right w:val="single" w:sz="4" w:space="0" w:color="auto"/>
            </w:tcBorders>
          </w:tcPr>
          <w:p w14:paraId="185E36AC" w14:textId="77777777" w:rsidR="008617E8" w:rsidRPr="00821032" w:rsidRDefault="008617E8" w:rsidP="0035444F">
            <w:pPr>
              <w:jc w:val="center"/>
              <w:rPr>
                <w:rFonts w:ascii="宋体" w:eastAsia="宋体" w:hAnsi="宋体" w:cs="微软雅黑"/>
                <w:sz w:val="24"/>
                <w:szCs w:val="24"/>
              </w:rPr>
            </w:pPr>
          </w:p>
        </w:tc>
      </w:tr>
      <w:tr w:rsidR="008617E8" w:rsidRPr="00821032" w14:paraId="5D9B605E" w14:textId="77777777" w:rsidTr="008617E8">
        <w:tc>
          <w:tcPr>
            <w:tcW w:w="1760" w:type="dxa"/>
            <w:tcBorders>
              <w:top w:val="single" w:sz="4" w:space="0" w:color="auto"/>
              <w:left w:val="single" w:sz="4" w:space="0" w:color="auto"/>
              <w:bottom w:val="single" w:sz="4" w:space="0" w:color="auto"/>
              <w:right w:val="single" w:sz="4" w:space="0" w:color="auto"/>
            </w:tcBorders>
            <w:hideMark/>
          </w:tcPr>
          <w:p w14:paraId="28AD21E5"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hint="eastAsia"/>
                <w:sz w:val="24"/>
                <w:szCs w:val="24"/>
              </w:rPr>
              <w:t>点赞的帖子</w:t>
            </w:r>
          </w:p>
        </w:tc>
        <w:tc>
          <w:tcPr>
            <w:tcW w:w="1881" w:type="dxa"/>
            <w:tcBorders>
              <w:top w:val="single" w:sz="4" w:space="0" w:color="auto"/>
              <w:left w:val="single" w:sz="4" w:space="0" w:color="auto"/>
              <w:bottom w:val="single" w:sz="4" w:space="0" w:color="auto"/>
              <w:right w:val="single" w:sz="4" w:space="0" w:color="auto"/>
            </w:tcBorders>
            <w:hideMark/>
          </w:tcPr>
          <w:p w14:paraId="14FA0A36"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sz w:val="24"/>
                <w:szCs w:val="24"/>
              </w:rPr>
              <w:t>Aid</w:t>
            </w:r>
          </w:p>
        </w:tc>
        <w:tc>
          <w:tcPr>
            <w:tcW w:w="1667" w:type="dxa"/>
            <w:tcBorders>
              <w:top w:val="single" w:sz="4" w:space="0" w:color="auto"/>
              <w:left w:val="single" w:sz="4" w:space="0" w:color="auto"/>
              <w:bottom w:val="single" w:sz="4" w:space="0" w:color="auto"/>
              <w:right w:val="single" w:sz="4" w:space="0" w:color="auto"/>
            </w:tcBorders>
          </w:tcPr>
          <w:p w14:paraId="5766800C"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sz w:val="24"/>
                <w:szCs w:val="24"/>
              </w:rPr>
              <w:t>nvarchar2(32)</w:t>
            </w:r>
          </w:p>
        </w:tc>
        <w:tc>
          <w:tcPr>
            <w:tcW w:w="1709" w:type="dxa"/>
            <w:tcBorders>
              <w:top w:val="single" w:sz="4" w:space="0" w:color="auto"/>
              <w:left w:val="single" w:sz="4" w:space="0" w:color="auto"/>
              <w:bottom w:val="single" w:sz="4" w:space="0" w:color="auto"/>
              <w:right w:val="single" w:sz="4" w:space="0" w:color="auto"/>
            </w:tcBorders>
          </w:tcPr>
          <w:p w14:paraId="124B42AD" w14:textId="77777777" w:rsidR="008617E8" w:rsidRPr="00821032" w:rsidRDefault="0035444F" w:rsidP="0035444F">
            <w:pPr>
              <w:jc w:val="center"/>
              <w:rPr>
                <w:rFonts w:ascii="宋体" w:eastAsia="宋体" w:hAnsi="宋体" w:cs="微软雅黑"/>
                <w:sz w:val="24"/>
                <w:szCs w:val="24"/>
              </w:rPr>
            </w:pPr>
            <w:r w:rsidRPr="00821032">
              <w:rPr>
                <w:rFonts w:ascii="宋体" w:eastAsia="宋体" w:hAnsi="宋体" w:cs="微软雅黑"/>
                <w:sz w:val="24"/>
                <w:szCs w:val="24"/>
              </w:rPr>
              <w:t>外键</w:t>
            </w:r>
          </w:p>
        </w:tc>
        <w:tc>
          <w:tcPr>
            <w:tcW w:w="1759" w:type="dxa"/>
            <w:tcBorders>
              <w:top w:val="single" w:sz="4" w:space="0" w:color="auto"/>
              <w:left w:val="single" w:sz="4" w:space="0" w:color="auto"/>
              <w:bottom w:val="single" w:sz="4" w:space="0" w:color="auto"/>
              <w:right w:val="single" w:sz="4" w:space="0" w:color="auto"/>
            </w:tcBorders>
          </w:tcPr>
          <w:p w14:paraId="6C49930E" w14:textId="77777777" w:rsidR="008617E8" w:rsidRPr="00821032" w:rsidRDefault="008617E8" w:rsidP="0035444F">
            <w:pPr>
              <w:jc w:val="center"/>
              <w:rPr>
                <w:rFonts w:ascii="宋体" w:eastAsia="宋体" w:hAnsi="宋体" w:cs="微软雅黑"/>
                <w:sz w:val="24"/>
                <w:szCs w:val="24"/>
              </w:rPr>
            </w:pPr>
          </w:p>
        </w:tc>
      </w:tr>
      <w:tr w:rsidR="008617E8" w:rsidRPr="00821032" w14:paraId="3E8F3095" w14:textId="77777777" w:rsidTr="008617E8">
        <w:tc>
          <w:tcPr>
            <w:tcW w:w="1760" w:type="dxa"/>
            <w:tcBorders>
              <w:top w:val="single" w:sz="4" w:space="0" w:color="auto"/>
              <w:left w:val="single" w:sz="4" w:space="0" w:color="auto"/>
              <w:bottom w:val="single" w:sz="4" w:space="0" w:color="auto"/>
              <w:right w:val="single" w:sz="4" w:space="0" w:color="auto"/>
            </w:tcBorders>
            <w:hideMark/>
          </w:tcPr>
          <w:p w14:paraId="2CCCDFB9"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hint="eastAsia"/>
                <w:sz w:val="24"/>
                <w:szCs w:val="24"/>
              </w:rPr>
              <w:t>点赞的回复</w:t>
            </w:r>
            <w:r w:rsidRPr="00821032">
              <w:rPr>
                <w:rFonts w:ascii="宋体" w:eastAsia="宋体" w:hAnsi="宋体" w:cs="微软雅黑"/>
                <w:sz w:val="24"/>
                <w:szCs w:val="24"/>
              </w:rPr>
              <w:t>ID</w:t>
            </w:r>
          </w:p>
        </w:tc>
        <w:tc>
          <w:tcPr>
            <w:tcW w:w="1881" w:type="dxa"/>
            <w:tcBorders>
              <w:top w:val="single" w:sz="4" w:space="0" w:color="auto"/>
              <w:left w:val="single" w:sz="4" w:space="0" w:color="auto"/>
              <w:bottom w:val="single" w:sz="4" w:space="0" w:color="auto"/>
              <w:right w:val="single" w:sz="4" w:space="0" w:color="auto"/>
            </w:tcBorders>
            <w:hideMark/>
          </w:tcPr>
          <w:p w14:paraId="4AAF936C"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sz w:val="24"/>
                <w:szCs w:val="24"/>
              </w:rPr>
              <w:t>aiid</w:t>
            </w:r>
          </w:p>
        </w:tc>
        <w:tc>
          <w:tcPr>
            <w:tcW w:w="1667" w:type="dxa"/>
            <w:tcBorders>
              <w:top w:val="single" w:sz="4" w:space="0" w:color="auto"/>
              <w:left w:val="single" w:sz="4" w:space="0" w:color="auto"/>
              <w:bottom w:val="single" w:sz="4" w:space="0" w:color="auto"/>
              <w:right w:val="single" w:sz="4" w:space="0" w:color="auto"/>
            </w:tcBorders>
          </w:tcPr>
          <w:p w14:paraId="4CB7808F"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sz w:val="24"/>
                <w:szCs w:val="24"/>
              </w:rPr>
              <w:t>nvarchar2(32)</w:t>
            </w:r>
          </w:p>
        </w:tc>
        <w:tc>
          <w:tcPr>
            <w:tcW w:w="1709" w:type="dxa"/>
            <w:tcBorders>
              <w:top w:val="single" w:sz="4" w:space="0" w:color="auto"/>
              <w:left w:val="single" w:sz="4" w:space="0" w:color="auto"/>
              <w:bottom w:val="single" w:sz="4" w:space="0" w:color="auto"/>
              <w:right w:val="single" w:sz="4" w:space="0" w:color="auto"/>
            </w:tcBorders>
          </w:tcPr>
          <w:p w14:paraId="36CBBE20" w14:textId="77777777" w:rsidR="008617E8" w:rsidRPr="00821032" w:rsidRDefault="0035444F" w:rsidP="0035444F">
            <w:pPr>
              <w:jc w:val="center"/>
              <w:rPr>
                <w:rFonts w:ascii="宋体" w:eastAsia="宋体" w:hAnsi="宋体" w:cs="微软雅黑"/>
                <w:sz w:val="24"/>
                <w:szCs w:val="24"/>
              </w:rPr>
            </w:pPr>
            <w:r w:rsidRPr="00821032">
              <w:rPr>
                <w:rFonts w:ascii="宋体" w:eastAsia="宋体" w:hAnsi="宋体" w:cs="微软雅黑"/>
                <w:sz w:val="24"/>
                <w:szCs w:val="24"/>
              </w:rPr>
              <w:t>外键</w:t>
            </w:r>
          </w:p>
        </w:tc>
        <w:tc>
          <w:tcPr>
            <w:tcW w:w="1759" w:type="dxa"/>
            <w:tcBorders>
              <w:top w:val="single" w:sz="4" w:space="0" w:color="auto"/>
              <w:left w:val="single" w:sz="4" w:space="0" w:color="auto"/>
              <w:bottom w:val="single" w:sz="4" w:space="0" w:color="auto"/>
              <w:right w:val="single" w:sz="4" w:space="0" w:color="auto"/>
            </w:tcBorders>
          </w:tcPr>
          <w:p w14:paraId="414992BD" w14:textId="77777777" w:rsidR="008617E8" w:rsidRPr="00821032" w:rsidRDefault="008617E8" w:rsidP="0035444F">
            <w:pPr>
              <w:jc w:val="center"/>
              <w:rPr>
                <w:rFonts w:ascii="宋体" w:eastAsia="宋体" w:hAnsi="宋体" w:cs="微软雅黑"/>
                <w:sz w:val="24"/>
                <w:szCs w:val="24"/>
              </w:rPr>
            </w:pPr>
          </w:p>
        </w:tc>
      </w:tr>
      <w:tr w:rsidR="008617E8" w:rsidRPr="00821032" w14:paraId="79300E8A" w14:textId="77777777" w:rsidTr="008617E8">
        <w:tc>
          <w:tcPr>
            <w:tcW w:w="1760" w:type="dxa"/>
            <w:tcBorders>
              <w:top w:val="single" w:sz="4" w:space="0" w:color="auto"/>
              <w:left w:val="single" w:sz="4" w:space="0" w:color="auto"/>
              <w:bottom w:val="single" w:sz="4" w:space="0" w:color="auto"/>
              <w:right w:val="single" w:sz="4" w:space="0" w:color="auto"/>
            </w:tcBorders>
            <w:hideMark/>
          </w:tcPr>
          <w:p w14:paraId="16478864"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hint="eastAsia"/>
                <w:sz w:val="24"/>
                <w:szCs w:val="24"/>
              </w:rPr>
              <w:t>点赞人邮箱</w:t>
            </w:r>
          </w:p>
        </w:tc>
        <w:tc>
          <w:tcPr>
            <w:tcW w:w="1881" w:type="dxa"/>
            <w:tcBorders>
              <w:top w:val="single" w:sz="4" w:space="0" w:color="auto"/>
              <w:left w:val="single" w:sz="4" w:space="0" w:color="auto"/>
              <w:bottom w:val="single" w:sz="4" w:space="0" w:color="auto"/>
              <w:right w:val="single" w:sz="4" w:space="0" w:color="auto"/>
            </w:tcBorders>
            <w:hideMark/>
          </w:tcPr>
          <w:p w14:paraId="51482A03"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sz w:val="24"/>
                <w:szCs w:val="24"/>
              </w:rPr>
              <w:t>email</w:t>
            </w:r>
          </w:p>
        </w:tc>
        <w:tc>
          <w:tcPr>
            <w:tcW w:w="1667" w:type="dxa"/>
            <w:tcBorders>
              <w:top w:val="single" w:sz="4" w:space="0" w:color="auto"/>
              <w:left w:val="single" w:sz="4" w:space="0" w:color="auto"/>
              <w:bottom w:val="single" w:sz="4" w:space="0" w:color="auto"/>
              <w:right w:val="single" w:sz="4" w:space="0" w:color="auto"/>
            </w:tcBorders>
          </w:tcPr>
          <w:p w14:paraId="58808C15"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sz w:val="24"/>
                <w:szCs w:val="24"/>
              </w:rPr>
              <w:t>nvarchar2(20)</w:t>
            </w:r>
          </w:p>
        </w:tc>
        <w:tc>
          <w:tcPr>
            <w:tcW w:w="1709" w:type="dxa"/>
            <w:tcBorders>
              <w:top w:val="single" w:sz="4" w:space="0" w:color="auto"/>
              <w:left w:val="single" w:sz="4" w:space="0" w:color="auto"/>
              <w:bottom w:val="single" w:sz="4" w:space="0" w:color="auto"/>
              <w:right w:val="single" w:sz="4" w:space="0" w:color="auto"/>
            </w:tcBorders>
          </w:tcPr>
          <w:p w14:paraId="568AD70C" w14:textId="77777777" w:rsidR="008617E8" w:rsidRPr="00821032" w:rsidRDefault="008617E8" w:rsidP="0035444F">
            <w:pPr>
              <w:jc w:val="center"/>
              <w:rPr>
                <w:rFonts w:ascii="宋体" w:eastAsia="宋体" w:hAnsi="宋体" w:cs="微软雅黑"/>
                <w:sz w:val="24"/>
                <w:szCs w:val="24"/>
              </w:rPr>
            </w:pPr>
          </w:p>
        </w:tc>
        <w:tc>
          <w:tcPr>
            <w:tcW w:w="1759" w:type="dxa"/>
            <w:tcBorders>
              <w:top w:val="single" w:sz="4" w:space="0" w:color="auto"/>
              <w:left w:val="single" w:sz="4" w:space="0" w:color="auto"/>
              <w:bottom w:val="single" w:sz="4" w:space="0" w:color="auto"/>
              <w:right w:val="single" w:sz="4" w:space="0" w:color="auto"/>
            </w:tcBorders>
          </w:tcPr>
          <w:p w14:paraId="2768C3E6" w14:textId="77777777" w:rsidR="008617E8" w:rsidRPr="00821032" w:rsidRDefault="008617E8" w:rsidP="0035444F">
            <w:pPr>
              <w:jc w:val="center"/>
              <w:rPr>
                <w:rFonts w:ascii="宋体" w:eastAsia="宋体" w:hAnsi="宋体" w:cs="微软雅黑"/>
                <w:sz w:val="24"/>
                <w:szCs w:val="24"/>
              </w:rPr>
            </w:pPr>
          </w:p>
        </w:tc>
      </w:tr>
    </w:tbl>
    <w:p w14:paraId="43AAC8FB" w14:textId="77777777" w:rsidR="008617E8" w:rsidRPr="00821032" w:rsidRDefault="008617E8" w:rsidP="001778C7">
      <w:pPr>
        <w:rPr>
          <w:rFonts w:ascii="宋体" w:eastAsia="宋体" w:hAnsi="宋体"/>
          <w:sz w:val="24"/>
          <w:szCs w:val="24"/>
        </w:rPr>
      </w:pPr>
    </w:p>
    <w:p w14:paraId="09ED20F9" w14:textId="77777777" w:rsidR="00717273" w:rsidRDefault="00717273" w:rsidP="00717273">
      <w:pPr>
        <w:ind w:firstLine="420"/>
        <w:rPr>
          <w:ins w:id="564" w:author="王同罕" w:date="2019-05-04T16:30:00Z"/>
          <w:rFonts w:ascii="宋体" w:eastAsia="宋体" w:hAnsi="宋体"/>
          <w:sz w:val="24"/>
          <w:szCs w:val="24"/>
        </w:rPr>
      </w:pPr>
      <w:r w:rsidRPr="00821032">
        <w:rPr>
          <w:rFonts w:ascii="宋体" w:eastAsia="宋体" w:hAnsi="宋体" w:hint="eastAsia"/>
          <w:sz w:val="24"/>
          <w:szCs w:val="24"/>
        </w:rPr>
        <w:t>（</w:t>
      </w:r>
      <w:r w:rsidR="00EA6F13" w:rsidRPr="00821032">
        <w:rPr>
          <w:rFonts w:ascii="宋体" w:eastAsia="宋体" w:hAnsi="宋体"/>
          <w:sz w:val="24"/>
          <w:szCs w:val="24"/>
        </w:rPr>
        <w:t>3</w:t>
      </w:r>
      <w:r w:rsidRPr="00821032">
        <w:rPr>
          <w:rFonts w:ascii="宋体" w:eastAsia="宋体" w:hAnsi="宋体" w:hint="eastAsia"/>
          <w:sz w:val="24"/>
          <w:szCs w:val="24"/>
        </w:rPr>
        <w:t>）</w:t>
      </w:r>
      <w:del w:id="565" w:author="王同罕" w:date="2019-05-04T16:31:00Z">
        <w:r w:rsidRPr="00821032" w:rsidDel="002C4E8C">
          <w:rPr>
            <w:rFonts w:ascii="宋体" w:eastAsia="宋体" w:hAnsi="宋体" w:hint="eastAsia"/>
            <w:sz w:val="24"/>
            <w:szCs w:val="24"/>
          </w:rPr>
          <w:delText>、</w:delText>
        </w:r>
      </w:del>
      <w:r w:rsidRPr="00821032">
        <w:rPr>
          <w:rFonts w:ascii="宋体" w:eastAsia="宋体" w:hAnsi="宋体"/>
          <w:sz w:val="24"/>
          <w:szCs w:val="24"/>
        </w:rPr>
        <w:t>帖子收藏表</w:t>
      </w:r>
      <w:r w:rsidRPr="00821032">
        <w:rPr>
          <w:rFonts w:ascii="宋体" w:eastAsia="宋体" w:hAnsi="宋体" w:hint="eastAsia"/>
          <w:sz w:val="24"/>
          <w:szCs w:val="24"/>
        </w:rPr>
        <w:t>：</w:t>
      </w:r>
    </w:p>
    <w:p w14:paraId="0585F7DF" w14:textId="5CA74202" w:rsidR="002C4E8C" w:rsidRPr="00FD1A1D" w:rsidRDefault="002C4E8C" w:rsidP="002C4E8C">
      <w:pPr>
        <w:jc w:val="center"/>
        <w:rPr>
          <w:ins w:id="566" w:author="王同罕" w:date="2019-05-04T16:30:00Z"/>
          <w:rFonts w:ascii="黑体" w:eastAsia="黑体" w:hAnsi="黑体"/>
          <w:szCs w:val="21"/>
        </w:rPr>
      </w:pPr>
      <w:ins w:id="567" w:author="王同罕" w:date="2019-05-04T16:30:00Z">
        <w:r w:rsidRPr="00FD1A1D">
          <w:rPr>
            <w:rFonts w:ascii="黑体" w:eastAsia="黑体" w:hAnsi="黑体"/>
            <w:szCs w:val="21"/>
          </w:rPr>
          <w:t>表4-</w:t>
        </w:r>
        <w:r>
          <w:rPr>
            <w:rFonts w:ascii="黑体" w:eastAsia="黑体" w:hAnsi="黑体"/>
            <w:szCs w:val="21"/>
          </w:rPr>
          <w:t>6</w:t>
        </w:r>
        <w:r w:rsidRPr="00FD1A1D">
          <w:rPr>
            <w:rFonts w:ascii="黑体" w:eastAsia="黑体" w:hAnsi="黑体"/>
            <w:szCs w:val="21"/>
          </w:rPr>
          <w:t xml:space="preserve"> 表名</w:t>
        </w:r>
      </w:ins>
    </w:p>
    <w:p w14:paraId="2779C4F7" w14:textId="77777777" w:rsidR="002C4E8C" w:rsidRPr="00821032" w:rsidRDefault="002C4E8C" w:rsidP="00717273">
      <w:pPr>
        <w:ind w:firstLine="420"/>
        <w:rPr>
          <w:rFonts w:ascii="宋体" w:eastAsia="宋体" w:hAnsi="宋体"/>
          <w:sz w:val="24"/>
          <w:szCs w:val="24"/>
        </w:rPr>
      </w:pPr>
    </w:p>
    <w:tbl>
      <w:tblPr>
        <w:tblStyle w:val="a7"/>
        <w:tblW w:w="0" w:type="auto"/>
        <w:tblLook w:val="04A0" w:firstRow="1" w:lastRow="0" w:firstColumn="1" w:lastColumn="0" w:noHBand="0" w:noVBand="1"/>
      </w:tblPr>
      <w:tblGrid>
        <w:gridCol w:w="1708"/>
        <w:gridCol w:w="1952"/>
        <w:gridCol w:w="1612"/>
        <w:gridCol w:w="1102"/>
        <w:gridCol w:w="2402"/>
      </w:tblGrid>
      <w:tr w:rsidR="008617E8" w:rsidRPr="00821032" w14:paraId="278A17BE" w14:textId="77777777" w:rsidTr="00AB0311">
        <w:tc>
          <w:tcPr>
            <w:tcW w:w="8776" w:type="dxa"/>
            <w:gridSpan w:val="5"/>
            <w:tcBorders>
              <w:top w:val="single" w:sz="4" w:space="0" w:color="auto"/>
              <w:left w:val="single" w:sz="4" w:space="0" w:color="auto"/>
              <w:bottom w:val="single" w:sz="4" w:space="0" w:color="auto"/>
              <w:right w:val="single" w:sz="4" w:space="0" w:color="auto"/>
            </w:tcBorders>
          </w:tcPr>
          <w:p w14:paraId="6916B77D" w14:textId="77777777" w:rsidR="008617E8" w:rsidRPr="002C4E8C" w:rsidRDefault="008617E8" w:rsidP="0035444F">
            <w:pPr>
              <w:jc w:val="center"/>
              <w:rPr>
                <w:rFonts w:ascii="宋体" w:eastAsia="宋体" w:hAnsi="宋体" w:cs="微软雅黑"/>
                <w:szCs w:val="21"/>
                <w:rPrChange w:id="568"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69" w:author="王同罕" w:date="2019-05-04T16:31:00Z">
                  <w:rPr>
                    <w:rFonts w:ascii="宋体" w:eastAsia="宋体" w:hAnsi="宋体" w:cs="微软雅黑"/>
                    <w:sz w:val="24"/>
                    <w:szCs w:val="24"/>
                  </w:rPr>
                </w:rPrChange>
              </w:rPr>
              <w:t>v_collect</w:t>
            </w:r>
          </w:p>
        </w:tc>
      </w:tr>
      <w:tr w:rsidR="008617E8" w:rsidRPr="00821032" w14:paraId="3E29FE25" w14:textId="77777777" w:rsidTr="009B6BD1">
        <w:tc>
          <w:tcPr>
            <w:tcW w:w="1708" w:type="dxa"/>
            <w:tcBorders>
              <w:top w:val="single" w:sz="4" w:space="0" w:color="auto"/>
              <w:left w:val="single" w:sz="4" w:space="0" w:color="auto"/>
              <w:bottom w:val="single" w:sz="4" w:space="0" w:color="auto"/>
              <w:right w:val="single" w:sz="4" w:space="0" w:color="auto"/>
            </w:tcBorders>
            <w:hideMark/>
          </w:tcPr>
          <w:p w14:paraId="77BDABFC" w14:textId="77777777" w:rsidR="008617E8" w:rsidRPr="002C4E8C" w:rsidRDefault="008617E8" w:rsidP="0035444F">
            <w:pPr>
              <w:jc w:val="center"/>
              <w:rPr>
                <w:rFonts w:ascii="宋体" w:eastAsia="宋体" w:hAnsi="宋体" w:cs="微软雅黑"/>
                <w:szCs w:val="21"/>
                <w:rPrChange w:id="570"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571" w:author="王同罕" w:date="2019-05-04T16:31:00Z">
                  <w:rPr>
                    <w:rFonts w:ascii="宋体" w:eastAsia="宋体" w:hAnsi="宋体" w:cs="微软雅黑" w:hint="eastAsia"/>
                    <w:sz w:val="24"/>
                    <w:szCs w:val="24"/>
                  </w:rPr>
                </w:rPrChange>
              </w:rPr>
              <w:t>名称</w:t>
            </w:r>
          </w:p>
        </w:tc>
        <w:tc>
          <w:tcPr>
            <w:tcW w:w="1952" w:type="dxa"/>
            <w:tcBorders>
              <w:top w:val="single" w:sz="4" w:space="0" w:color="auto"/>
              <w:left w:val="single" w:sz="4" w:space="0" w:color="auto"/>
              <w:bottom w:val="single" w:sz="4" w:space="0" w:color="auto"/>
              <w:right w:val="single" w:sz="4" w:space="0" w:color="auto"/>
            </w:tcBorders>
            <w:hideMark/>
          </w:tcPr>
          <w:p w14:paraId="427BEC31" w14:textId="77777777" w:rsidR="008617E8" w:rsidRPr="002C4E8C" w:rsidRDefault="008617E8" w:rsidP="0035444F">
            <w:pPr>
              <w:jc w:val="center"/>
              <w:rPr>
                <w:rFonts w:ascii="宋体" w:eastAsia="宋体" w:hAnsi="宋体" w:cs="微软雅黑"/>
                <w:szCs w:val="21"/>
                <w:rPrChange w:id="572"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573" w:author="王同罕" w:date="2019-05-04T16:31:00Z">
                  <w:rPr>
                    <w:rFonts w:ascii="宋体" w:eastAsia="宋体" w:hAnsi="宋体" w:cs="微软雅黑" w:hint="eastAsia"/>
                    <w:sz w:val="24"/>
                    <w:szCs w:val="24"/>
                  </w:rPr>
                </w:rPrChange>
              </w:rPr>
              <w:t>表字段名</w:t>
            </w:r>
          </w:p>
        </w:tc>
        <w:tc>
          <w:tcPr>
            <w:tcW w:w="1612" w:type="dxa"/>
            <w:tcBorders>
              <w:top w:val="single" w:sz="4" w:space="0" w:color="auto"/>
              <w:left w:val="single" w:sz="4" w:space="0" w:color="auto"/>
              <w:bottom w:val="single" w:sz="4" w:space="0" w:color="auto"/>
              <w:right w:val="single" w:sz="4" w:space="0" w:color="auto"/>
            </w:tcBorders>
          </w:tcPr>
          <w:p w14:paraId="2720E134" w14:textId="77777777" w:rsidR="008617E8" w:rsidRPr="002C4E8C" w:rsidRDefault="008617E8" w:rsidP="0035444F">
            <w:pPr>
              <w:jc w:val="center"/>
              <w:rPr>
                <w:rFonts w:ascii="宋体" w:eastAsia="宋体" w:hAnsi="宋体" w:cs="微软雅黑"/>
                <w:szCs w:val="21"/>
                <w:rPrChange w:id="574"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575" w:author="王同罕" w:date="2019-05-04T16:31:00Z">
                  <w:rPr>
                    <w:rFonts w:ascii="宋体" w:eastAsia="宋体" w:hAnsi="宋体" w:cs="微软雅黑" w:hint="eastAsia"/>
                    <w:sz w:val="24"/>
                    <w:szCs w:val="24"/>
                  </w:rPr>
                </w:rPrChange>
              </w:rPr>
              <w:t>字段类型</w:t>
            </w:r>
          </w:p>
        </w:tc>
        <w:tc>
          <w:tcPr>
            <w:tcW w:w="1102" w:type="dxa"/>
            <w:tcBorders>
              <w:top w:val="single" w:sz="4" w:space="0" w:color="auto"/>
              <w:left w:val="single" w:sz="4" w:space="0" w:color="auto"/>
              <w:bottom w:val="single" w:sz="4" w:space="0" w:color="auto"/>
              <w:right w:val="single" w:sz="4" w:space="0" w:color="auto"/>
            </w:tcBorders>
          </w:tcPr>
          <w:p w14:paraId="336C53B8" w14:textId="77777777" w:rsidR="008617E8" w:rsidRPr="002C4E8C" w:rsidRDefault="008617E8" w:rsidP="0035444F">
            <w:pPr>
              <w:jc w:val="center"/>
              <w:rPr>
                <w:rFonts w:ascii="宋体" w:eastAsia="宋体" w:hAnsi="宋体" w:cs="微软雅黑"/>
                <w:szCs w:val="21"/>
                <w:rPrChange w:id="576"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577" w:author="王同罕" w:date="2019-05-04T16:31:00Z">
                  <w:rPr>
                    <w:rFonts w:ascii="宋体" w:eastAsia="宋体" w:hAnsi="宋体" w:cs="微软雅黑" w:hint="eastAsia"/>
                    <w:sz w:val="24"/>
                    <w:szCs w:val="24"/>
                  </w:rPr>
                </w:rPrChange>
              </w:rPr>
              <w:t>键</w:t>
            </w:r>
          </w:p>
        </w:tc>
        <w:tc>
          <w:tcPr>
            <w:tcW w:w="2402" w:type="dxa"/>
            <w:tcBorders>
              <w:top w:val="single" w:sz="4" w:space="0" w:color="auto"/>
              <w:left w:val="single" w:sz="4" w:space="0" w:color="auto"/>
              <w:bottom w:val="single" w:sz="4" w:space="0" w:color="auto"/>
              <w:right w:val="single" w:sz="4" w:space="0" w:color="auto"/>
            </w:tcBorders>
            <w:hideMark/>
          </w:tcPr>
          <w:p w14:paraId="5DD48CCA" w14:textId="77777777" w:rsidR="008617E8" w:rsidRPr="002C4E8C" w:rsidRDefault="008617E8" w:rsidP="0035444F">
            <w:pPr>
              <w:jc w:val="center"/>
              <w:rPr>
                <w:rFonts w:ascii="宋体" w:eastAsia="宋体" w:hAnsi="宋体" w:cs="微软雅黑"/>
                <w:szCs w:val="21"/>
                <w:rPrChange w:id="578"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579" w:author="王同罕" w:date="2019-05-04T16:31:00Z">
                  <w:rPr>
                    <w:rFonts w:ascii="宋体" w:eastAsia="宋体" w:hAnsi="宋体" w:cs="微软雅黑" w:hint="eastAsia"/>
                    <w:sz w:val="24"/>
                    <w:szCs w:val="24"/>
                  </w:rPr>
                </w:rPrChange>
              </w:rPr>
              <w:t>备注</w:t>
            </w:r>
          </w:p>
        </w:tc>
      </w:tr>
      <w:tr w:rsidR="008617E8" w:rsidRPr="00821032" w14:paraId="791790B9" w14:textId="77777777" w:rsidTr="009B6BD1">
        <w:tc>
          <w:tcPr>
            <w:tcW w:w="1708" w:type="dxa"/>
            <w:tcBorders>
              <w:top w:val="single" w:sz="4" w:space="0" w:color="auto"/>
              <w:left w:val="single" w:sz="4" w:space="0" w:color="auto"/>
              <w:bottom w:val="single" w:sz="4" w:space="0" w:color="auto"/>
              <w:right w:val="single" w:sz="4" w:space="0" w:color="auto"/>
            </w:tcBorders>
            <w:hideMark/>
          </w:tcPr>
          <w:p w14:paraId="6C07A655" w14:textId="77777777" w:rsidR="008617E8" w:rsidRPr="002C4E8C" w:rsidRDefault="008617E8" w:rsidP="0035444F">
            <w:pPr>
              <w:jc w:val="center"/>
              <w:rPr>
                <w:rFonts w:ascii="宋体" w:eastAsia="宋体" w:hAnsi="宋体" w:cs="微软雅黑"/>
                <w:szCs w:val="21"/>
                <w:rPrChange w:id="580"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81" w:author="王同罕" w:date="2019-05-04T16:31:00Z">
                  <w:rPr>
                    <w:rFonts w:ascii="宋体" w:eastAsia="宋体" w:hAnsi="宋体" w:cs="微软雅黑"/>
                    <w:sz w:val="24"/>
                    <w:szCs w:val="24"/>
                  </w:rPr>
                </w:rPrChange>
              </w:rPr>
              <w:t>ID</w:t>
            </w:r>
          </w:p>
        </w:tc>
        <w:tc>
          <w:tcPr>
            <w:tcW w:w="1952" w:type="dxa"/>
            <w:tcBorders>
              <w:top w:val="single" w:sz="4" w:space="0" w:color="auto"/>
              <w:left w:val="single" w:sz="4" w:space="0" w:color="auto"/>
              <w:bottom w:val="single" w:sz="4" w:space="0" w:color="auto"/>
              <w:right w:val="single" w:sz="4" w:space="0" w:color="auto"/>
            </w:tcBorders>
            <w:hideMark/>
          </w:tcPr>
          <w:p w14:paraId="7C85035C" w14:textId="77777777" w:rsidR="008617E8" w:rsidRPr="002C4E8C" w:rsidRDefault="008617E8" w:rsidP="0035444F">
            <w:pPr>
              <w:jc w:val="center"/>
              <w:rPr>
                <w:rFonts w:ascii="宋体" w:eastAsia="宋体" w:hAnsi="宋体" w:cs="微软雅黑"/>
                <w:szCs w:val="21"/>
                <w:rPrChange w:id="582"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83" w:author="王同罕" w:date="2019-05-04T16:31:00Z">
                  <w:rPr>
                    <w:rFonts w:ascii="宋体" w:eastAsia="宋体" w:hAnsi="宋体" w:cs="微软雅黑"/>
                    <w:sz w:val="24"/>
                    <w:szCs w:val="24"/>
                  </w:rPr>
                </w:rPrChange>
              </w:rPr>
              <w:t>vcid</w:t>
            </w:r>
          </w:p>
        </w:tc>
        <w:tc>
          <w:tcPr>
            <w:tcW w:w="1612" w:type="dxa"/>
            <w:tcBorders>
              <w:top w:val="single" w:sz="4" w:space="0" w:color="auto"/>
              <w:left w:val="single" w:sz="4" w:space="0" w:color="auto"/>
              <w:bottom w:val="single" w:sz="4" w:space="0" w:color="auto"/>
              <w:right w:val="single" w:sz="4" w:space="0" w:color="auto"/>
            </w:tcBorders>
          </w:tcPr>
          <w:p w14:paraId="15DEE3A0" w14:textId="77777777" w:rsidR="008617E8" w:rsidRPr="002C4E8C" w:rsidRDefault="008617E8" w:rsidP="0035444F">
            <w:pPr>
              <w:jc w:val="center"/>
              <w:rPr>
                <w:rFonts w:ascii="宋体" w:eastAsia="宋体" w:hAnsi="宋体" w:cs="微软雅黑"/>
                <w:szCs w:val="21"/>
                <w:rPrChange w:id="584"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85" w:author="王同罕" w:date="2019-05-04T16:31:00Z">
                  <w:rPr>
                    <w:rFonts w:ascii="宋体" w:eastAsia="宋体" w:hAnsi="宋体" w:cs="微软雅黑"/>
                    <w:sz w:val="24"/>
                    <w:szCs w:val="24"/>
                  </w:rPr>
                </w:rPrChange>
              </w:rPr>
              <w:t>nvarchar2(32)</w:t>
            </w:r>
          </w:p>
        </w:tc>
        <w:tc>
          <w:tcPr>
            <w:tcW w:w="1102" w:type="dxa"/>
            <w:tcBorders>
              <w:top w:val="single" w:sz="4" w:space="0" w:color="auto"/>
              <w:left w:val="single" w:sz="4" w:space="0" w:color="auto"/>
              <w:bottom w:val="single" w:sz="4" w:space="0" w:color="auto"/>
              <w:right w:val="single" w:sz="4" w:space="0" w:color="auto"/>
            </w:tcBorders>
          </w:tcPr>
          <w:p w14:paraId="22CF26B3" w14:textId="77777777" w:rsidR="008617E8" w:rsidRPr="002C4E8C" w:rsidRDefault="008617E8" w:rsidP="0035444F">
            <w:pPr>
              <w:jc w:val="center"/>
              <w:rPr>
                <w:rFonts w:ascii="宋体" w:eastAsia="宋体" w:hAnsi="宋体" w:cs="微软雅黑"/>
                <w:szCs w:val="21"/>
                <w:rPrChange w:id="586"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87" w:author="王同罕" w:date="2019-05-04T16:31:00Z">
                  <w:rPr>
                    <w:rFonts w:ascii="宋体" w:eastAsia="宋体" w:hAnsi="宋体" w:cs="微软雅黑"/>
                    <w:sz w:val="24"/>
                    <w:szCs w:val="24"/>
                  </w:rPr>
                </w:rPrChange>
              </w:rPr>
              <w:t>主键</w:t>
            </w:r>
          </w:p>
        </w:tc>
        <w:tc>
          <w:tcPr>
            <w:tcW w:w="2402" w:type="dxa"/>
            <w:tcBorders>
              <w:top w:val="single" w:sz="4" w:space="0" w:color="auto"/>
              <w:left w:val="single" w:sz="4" w:space="0" w:color="auto"/>
              <w:bottom w:val="single" w:sz="4" w:space="0" w:color="auto"/>
              <w:right w:val="single" w:sz="4" w:space="0" w:color="auto"/>
            </w:tcBorders>
          </w:tcPr>
          <w:p w14:paraId="000C7600" w14:textId="77777777" w:rsidR="008617E8" w:rsidRPr="002C4E8C" w:rsidRDefault="008617E8" w:rsidP="0035444F">
            <w:pPr>
              <w:jc w:val="center"/>
              <w:rPr>
                <w:rFonts w:ascii="宋体" w:eastAsia="宋体" w:hAnsi="宋体" w:cs="微软雅黑"/>
                <w:szCs w:val="21"/>
                <w:rPrChange w:id="588" w:author="王同罕" w:date="2019-05-04T16:31:00Z">
                  <w:rPr>
                    <w:rFonts w:ascii="宋体" w:eastAsia="宋体" w:hAnsi="宋体" w:cs="微软雅黑"/>
                    <w:sz w:val="24"/>
                    <w:szCs w:val="24"/>
                  </w:rPr>
                </w:rPrChange>
              </w:rPr>
            </w:pPr>
          </w:p>
        </w:tc>
      </w:tr>
      <w:tr w:rsidR="008617E8" w:rsidRPr="00821032" w14:paraId="430D7B4B" w14:textId="77777777" w:rsidTr="009B6BD1">
        <w:tc>
          <w:tcPr>
            <w:tcW w:w="1708" w:type="dxa"/>
            <w:tcBorders>
              <w:top w:val="single" w:sz="4" w:space="0" w:color="auto"/>
              <w:left w:val="single" w:sz="4" w:space="0" w:color="auto"/>
              <w:bottom w:val="single" w:sz="4" w:space="0" w:color="auto"/>
              <w:right w:val="single" w:sz="4" w:space="0" w:color="auto"/>
            </w:tcBorders>
            <w:hideMark/>
          </w:tcPr>
          <w:p w14:paraId="1818084A" w14:textId="77777777" w:rsidR="008617E8" w:rsidRPr="002C4E8C" w:rsidRDefault="008617E8" w:rsidP="0035444F">
            <w:pPr>
              <w:jc w:val="center"/>
              <w:rPr>
                <w:rFonts w:ascii="宋体" w:eastAsia="宋体" w:hAnsi="宋体" w:cs="微软雅黑"/>
                <w:szCs w:val="21"/>
                <w:rPrChange w:id="589"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590" w:author="王同罕" w:date="2019-05-04T16:31:00Z">
                  <w:rPr>
                    <w:rFonts w:ascii="宋体" w:eastAsia="宋体" w:hAnsi="宋体" w:cs="微软雅黑" w:hint="eastAsia"/>
                    <w:sz w:val="24"/>
                    <w:szCs w:val="24"/>
                  </w:rPr>
                </w:rPrChange>
              </w:rPr>
              <w:t>收藏帖子</w:t>
            </w:r>
            <w:r w:rsidRPr="002C4E8C">
              <w:rPr>
                <w:rFonts w:ascii="宋体" w:eastAsia="宋体" w:hAnsi="宋体" w:cs="微软雅黑"/>
                <w:szCs w:val="21"/>
                <w:rPrChange w:id="591" w:author="王同罕" w:date="2019-05-04T16:31:00Z">
                  <w:rPr>
                    <w:rFonts w:ascii="宋体" w:eastAsia="宋体" w:hAnsi="宋体" w:cs="微软雅黑"/>
                    <w:sz w:val="24"/>
                    <w:szCs w:val="24"/>
                  </w:rPr>
                </w:rPrChange>
              </w:rPr>
              <w:t>id</w:t>
            </w:r>
          </w:p>
        </w:tc>
        <w:tc>
          <w:tcPr>
            <w:tcW w:w="1952" w:type="dxa"/>
            <w:tcBorders>
              <w:top w:val="single" w:sz="4" w:space="0" w:color="auto"/>
              <w:left w:val="single" w:sz="4" w:space="0" w:color="auto"/>
              <w:bottom w:val="single" w:sz="4" w:space="0" w:color="auto"/>
              <w:right w:val="single" w:sz="4" w:space="0" w:color="auto"/>
            </w:tcBorders>
            <w:hideMark/>
          </w:tcPr>
          <w:p w14:paraId="6D02C28A" w14:textId="77777777" w:rsidR="008617E8" w:rsidRPr="002C4E8C" w:rsidRDefault="008617E8" w:rsidP="0035444F">
            <w:pPr>
              <w:jc w:val="center"/>
              <w:rPr>
                <w:rFonts w:ascii="宋体" w:eastAsia="宋体" w:hAnsi="宋体" w:cs="微软雅黑"/>
                <w:szCs w:val="21"/>
                <w:rPrChange w:id="592"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93" w:author="王同罕" w:date="2019-05-04T16:31:00Z">
                  <w:rPr>
                    <w:rFonts w:ascii="宋体" w:eastAsia="宋体" w:hAnsi="宋体" w:cs="微软雅黑"/>
                    <w:sz w:val="24"/>
                    <w:szCs w:val="24"/>
                  </w:rPr>
                </w:rPrChange>
              </w:rPr>
              <w:t>aid</w:t>
            </w:r>
          </w:p>
        </w:tc>
        <w:tc>
          <w:tcPr>
            <w:tcW w:w="1612" w:type="dxa"/>
            <w:tcBorders>
              <w:top w:val="single" w:sz="4" w:space="0" w:color="auto"/>
              <w:left w:val="single" w:sz="4" w:space="0" w:color="auto"/>
              <w:bottom w:val="single" w:sz="4" w:space="0" w:color="auto"/>
              <w:right w:val="single" w:sz="4" w:space="0" w:color="auto"/>
            </w:tcBorders>
          </w:tcPr>
          <w:p w14:paraId="1DEE2929" w14:textId="77777777" w:rsidR="008617E8" w:rsidRPr="002C4E8C" w:rsidRDefault="008617E8" w:rsidP="0035444F">
            <w:pPr>
              <w:jc w:val="center"/>
              <w:rPr>
                <w:rFonts w:ascii="宋体" w:eastAsia="宋体" w:hAnsi="宋体" w:cs="微软雅黑"/>
                <w:szCs w:val="21"/>
                <w:rPrChange w:id="594"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95" w:author="王同罕" w:date="2019-05-04T16:31:00Z">
                  <w:rPr>
                    <w:rFonts w:ascii="宋体" w:eastAsia="宋体" w:hAnsi="宋体" w:cs="微软雅黑"/>
                    <w:sz w:val="24"/>
                    <w:szCs w:val="24"/>
                  </w:rPr>
                </w:rPrChange>
              </w:rPr>
              <w:t>nvarchar2(32)</w:t>
            </w:r>
          </w:p>
        </w:tc>
        <w:tc>
          <w:tcPr>
            <w:tcW w:w="1102" w:type="dxa"/>
            <w:tcBorders>
              <w:top w:val="single" w:sz="4" w:space="0" w:color="auto"/>
              <w:left w:val="single" w:sz="4" w:space="0" w:color="auto"/>
              <w:bottom w:val="single" w:sz="4" w:space="0" w:color="auto"/>
              <w:right w:val="single" w:sz="4" w:space="0" w:color="auto"/>
            </w:tcBorders>
          </w:tcPr>
          <w:p w14:paraId="54ADDBA4" w14:textId="77777777" w:rsidR="008617E8" w:rsidRPr="002C4E8C" w:rsidRDefault="0035444F" w:rsidP="0035444F">
            <w:pPr>
              <w:jc w:val="center"/>
              <w:rPr>
                <w:rFonts w:ascii="宋体" w:eastAsia="宋体" w:hAnsi="宋体" w:cs="微软雅黑"/>
                <w:szCs w:val="21"/>
                <w:rPrChange w:id="596" w:author="王同罕" w:date="2019-05-04T16:31:00Z">
                  <w:rPr>
                    <w:rFonts w:ascii="宋体" w:eastAsia="宋体" w:hAnsi="宋体" w:cs="微软雅黑"/>
                    <w:sz w:val="24"/>
                    <w:szCs w:val="24"/>
                  </w:rPr>
                </w:rPrChange>
              </w:rPr>
            </w:pPr>
            <w:r w:rsidRPr="002C4E8C">
              <w:rPr>
                <w:rFonts w:ascii="宋体" w:eastAsia="宋体" w:hAnsi="宋体" w:cs="微软雅黑"/>
                <w:szCs w:val="21"/>
                <w:rPrChange w:id="597" w:author="王同罕" w:date="2019-05-04T16:31:00Z">
                  <w:rPr>
                    <w:rFonts w:ascii="宋体" w:eastAsia="宋体" w:hAnsi="宋体" w:cs="微软雅黑"/>
                    <w:sz w:val="24"/>
                    <w:szCs w:val="24"/>
                  </w:rPr>
                </w:rPrChange>
              </w:rPr>
              <w:t>外键</w:t>
            </w:r>
          </w:p>
        </w:tc>
        <w:tc>
          <w:tcPr>
            <w:tcW w:w="2402" w:type="dxa"/>
            <w:tcBorders>
              <w:top w:val="single" w:sz="4" w:space="0" w:color="auto"/>
              <w:left w:val="single" w:sz="4" w:space="0" w:color="auto"/>
              <w:bottom w:val="single" w:sz="4" w:space="0" w:color="auto"/>
              <w:right w:val="single" w:sz="4" w:space="0" w:color="auto"/>
            </w:tcBorders>
          </w:tcPr>
          <w:p w14:paraId="2CD002F0" w14:textId="77777777" w:rsidR="008617E8" w:rsidRPr="002C4E8C" w:rsidRDefault="008617E8" w:rsidP="0035444F">
            <w:pPr>
              <w:jc w:val="center"/>
              <w:rPr>
                <w:rFonts w:ascii="宋体" w:eastAsia="宋体" w:hAnsi="宋体" w:cs="微软雅黑"/>
                <w:szCs w:val="21"/>
                <w:rPrChange w:id="598" w:author="王同罕" w:date="2019-05-04T16:31:00Z">
                  <w:rPr>
                    <w:rFonts w:ascii="宋体" w:eastAsia="宋体" w:hAnsi="宋体" w:cs="微软雅黑"/>
                    <w:sz w:val="24"/>
                    <w:szCs w:val="24"/>
                  </w:rPr>
                </w:rPrChange>
              </w:rPr>
            </w:pPr>
          </w:p>
        </w:tc>
      </w:tr>
      <w:tr w:rsidR="008617E8" w:rsidRPr="00821032" w14:paraId="140ABB84" w14:textId="77777777" w:rsidTr="009B6BD1">
        <w:tc>
          <w:tcPr>
            <w:tcW w:w="1708" w:type="dxa"/>
            <w:tcBorders>
              <w:top w:val="single" w:sz="4" w:space="0" w:color="auto"/>
              <w:left w:val="single" w:sz="4" w:space="0" w:color="auto"/>
              <w:bottom w:val="single" w:sz="4" w:space="0" w:color="auto"/>
              <w:right w:val="single" w:sz="4" w:space="0" w:color="auto"/>
            </w:tcBorders>
            <w:hideMark/>
          </w:tcPr>
          <w:p w14:paraId="773FB85F" w14:textId="77777777" w:rsidR="008617E8" w:rsidRPr="002C4E8C" w:rsidRDefault="008617E8" w:rsidP="0035444F">
            <w:pPr>
              <w:jc w:val="center"/>
              <w:rPr>
                <w:rFonts w:ascii="宋体" w:eastAsia="宋体" w:hAnsi="宋体" w:cs="微软雅黑"/>
                <w:szCs w:val="21"/>
                <w:rPrChange w:id="599"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600" w:author="王同罕" w:date="2019-05-04T16:31:00Z">
                  <w:rPr>
                    <w:rFonts w:ascii="宋体" w:eastAsia="宋体" w:hAnsi="宋体" w:cs="微软雅黑" w:hint="eastAsia"/>
                    <w:sz w:val="24"/>
                    <w:szCs w:val="24"/>
                  </w:rPr>
                </w:rPrChange>
              </w:rPr>
              <w:t>收藏人邮箱</w:t>
            </w:r>
          </w:p>
        </w:tc>
        <w:tc>
          <w:tcPr>
            <w:tcW w:w="1952" w:type="dxa"/>
            <w:tcBorders>
              <w:top w:val="single" w:sz="4" w:space="0" w:color="auto"/>
              <w:left w:val="single" w:sz="4" w:space="0" w:color="auto"/>
              <w:bottom w:val="single" w:sz="4" w:space="0" w:color="auto"/>
              <w:right w:val="single" w:sz="4" w:space="0" w:color="auto"/>
            </w:tcBorders>
            <w:hideMark/>
          </w:tcPr>
          <w:p w14:paraId="62910354" w14:textId="77777777" w:rsidR="008617E8" w:rsidRPr="002C4E8C" w:rsidRDefault="008617E8" w:rsidP="0035444F">
            <w:pPr>
              <w:jc w:val="center"/>
              <w:rPr>
                <w:rFonts w:ascii="宋体" w:eastAsia="宋体" w:hAnsi="宋体" w:cs="微软雅黑"/>
                <w:szCs w:val="21"/>
                <w:rPrChange w:id="601"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02" w:author="王同罕" w:date="2019-05-04T16:31:00Z">
                  <w:rPr>
                    <w:rFonts w:ascii="宋体" w:eastAsia="宋体" w:hAnsi="宋体" w:cs="微软雅黑"/>
                    <w:sz w:val="24"/>
                    <w:szCs w:val="24"/>
                  </w:rPr>
                </w:rPrChange>
              </w:rPr>
              <w:t>email</w:t>
            </w:r>
          </w:p>
        </w:tc>
        <w:tc>
          <w:tcPr>
            <w:tcW w:w="1612" w:type="dxa"/>
            <w:tcBorders>
              <w:top w:val="single" w:sz="4" w:space="0" w:color="auto"/>
              <w:left w:val="single" w:sz="4" w:space="0" w:color="auto"/>
              <w:bottom w:val="single" w:sz="4" w:space="0" w:color="auto"/>
              <w:right w:val="single" w:sz="4" w:space="0" w:color="auto"/>
            </w:tcBorders>
          </w:tcPr>
          <w:p w14:paraId="7039A03A" w14:textId="77777777" w:rsidR="008617E8" w:rsidRPr="002C4E8C" w:rsidRDefault="008617E8" w:rsidP="0035444F">
            <w:pPr>
              <w:jc w:val="center"/>
              <w:rPr>
                <w:rFonts w:ascii="宋体" w:eastAsia="宋体" w:hAnsi="宋体" w:cs="微软雅黑"/>
                <w:szCs w:val="21"/>
                <w:rPrChange w:id="603"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04" w:author="王同罕" w:date="2019-05-04T16:31:00Z">
                  <w:rPr>
                    <w:rFonts w:ascii="宋体" w:eastAsia="宋体" w:hAnsi="宋体" w:cs="微软雅黑"/>
                    <w:sz w:val="24"/>
                    <w:szCs w:val="24"/>
                  </w:rPr>
                </w:rPrChange>
              </w:rPr>
              <w:t>nvarchar2(20)</w:t>
            </w:r>
          </w:p>
        </w:tc>
        <w:tc>
          <w:tcPr>
            <w:tcW w:w="1102" w:type="dxa"/>
            <w:tcBorders>
              <w:top w:val="single" w:sz="4" w:space="0" w:color="auto"/>
              <w:left w:val="single" w:sz="4" w:space="0" w:color="auto"/>
              <w:bottom w:val="single" w:sz="4" w:space="0" w:color="auto"/>
              <w:right w:val="single" w:sz="4" w:space="0" w:color="auto"/>
            </w:tcBorders>
          </w:tcPr>
          <w:p w14:paraId="6DC4D4CB" w14:textId="77777777" w:rsidR="008617E8" w:rsidRPr="002C4E8C" w:rsidRDefault="008617E8" w:rsidP="0035444F">
            <w:pPr>
              <w:jc w:val="center"/>
              <w:rPr>
                <w:rFonts w:ascii="宋体" w:eastAsia="宋体" w:hAnsi="宋体" w:cs="微软雅黑"/>
                <w:szCs w:val="21"/>
                <w:rPrChange w:id="605" w:author="王同罕" w:date="2019-05-04T16:31:00Z">
                  <w:rPr>
                    <w:rFonts w:ascii="宋体" w:eastAsia="宋体" w:hAnsi="宋体" w:cs="微软雅黑"/>
                    <w:sz w:val="24"/>
                    <w:szCs w:val="24"/>
                  </w:rPr>
                </w:rPrChange>
              </w:rPr>
            </w:pPr>
          </w:p>
        </w:tc>
        <w:tc>
          <w:tcPr>
            <w:tcW w:w="2402" w:type="dxa"/>
            <w:tcBorders>
              <w:top w:val="single" w:sz="4" w:space="0" w:color="auto"/>
              <w:left w:val="single" w:sz="4" w:space="0" w:color="auto"/>
              <w:bottom w:val="single" w:sz="4" w:space="0" w:color="auto"/>
              <w:right w:val="single" w:sz="4" w:space="0" w:color="auto"/>
            </w:tcBorders>
          </w:tcPr>
          <w:p w14:paraId="3324562D" w14:textId="77777777" w:rsidR="008617E8" w:rsidRPr="002C4E8C" w:rsidRDefault="008617E8" w:rsidP="0035444F">
            <w:pPr>
              <w:jc w:val="center"/>
              <w:rPr>
                <w:rFonts w:ascii="宋体" w:eastAsia="宋体" w:hAnsi="宋体" w:cs="微软雅黑"/>
                <w:szCs w:val="21"/>
                <w:rPrChange w:id="606" w:author="王同罕" w:date="2019-05-04T16:31:00Z">
                  <w:rPr>
                    <w:rFonts w:ascii="宋体" w:eastAsia="宋体" w:hAnsi="宋体" w:cs="微软雅黑"/>
                    <w:sz w:val="24"/>
                    <w:szCs w:val="24"/>
                  </w:rPr>
                </w:rPrChange>
              </w:rPr>
            </w:pPr>
          </w:p>
        </w:tc>
      </w:tr>
      <w:tr w:rsidR="008617E8" w:rsidRPr="00821032" w14:paraId="3E90760A" w14:textId="77777777" w:rsidTr="009B6BD1">
        <w:tc>
          <w:tcPr>
            <w:tcW w:w="1708" w:type="dxa"/>
            <w:tcBorders>
              <w:top w:val="single" w:sz="4" w:space="0" w:color="auto"/>
              <w:left w:val="single" w:sz="4" w:space="0" w:color="auto"/>
              <w:bottom w:val="single" w:sz="4" w:space="0" w:color="auto"/>
              <w:right w:val="single" w:sz="4" w:space="0" w:color="auto"/>
            </w:tcBorders>
            <w:hideMark/>
          </w:tcPr>
          <w:p w14:paraId="7AC86F25" w14:textId="77777777" w:rsidR="008617E8" w:rsidRPr="002C4E8C" w:rsidRDefault="008617E8" w:rsidP="0035444F">
            <w:pPr>
              <w:jc w:val="center"/>
              <w:rPr>
                <w:rFonts w:ascii="宋体" w:eastAsia="宋体" w:hAnsi="宋体" w:cs="微软雅黑"/>
                <w:szCs w:val="21"/>
                <w:rPrChange w:id="607"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608" w:author="王同罕" w:date="2019-05-04T16:31:00Z">
                  <w:rPr>
                    <w:rFonts w:ascii="宋体" w:eastAsia="宋体" w:hAnsi="宋体" w:cs="微软雅黑" w:hint="eastAsia"/>
                    <w:sz w:val="24"/>
                    <w:szCs w:val="24"/>
                  </w:rPr>
                </w:rPrChange>
              </w:rPr>
              <w:t>是否删除</w:t>
            </w:r>
          </w:p>
        </w:tc>
        <w:tc>
          <w:tcPr>
            <w:tcW w:w="1952" w:type="dxa"/>
            <w:tcBorders>
              <w:top w:val="single" w:sz="4" w:space="0" w:color="auto"/>
              <w:left w:val="single" w:sz="4" w:space="0" w:color="auto"/>
              <w:bottom w:val="single" w:sz="4" w:space="0" w:color="auto"/>
              <w:right w:val="single" w:sz="4" w:space="0" w:color="auto"/>
            </w:tcBorders>
            <w:hideMark/>
          </w:tcPr>
          <w:p w14:paraId="765CE77B" w14:textId="77777777" w:rsidR="008617E8" w:rsidRPr="002C4E8C" w:rsidRDefault="008617E8" w:rsidP="0035444F">
            <w:pPr>
              <w:jc w:val="center"/>
              <w:rPr>
                <w:rFonts w:ascii="宋体" w:eastAsia="宋体" w:hAnsi="宋体" w:cs="微软雅黑"/>
                <w:szCs w:val="21"/>
                <w:rPrChange w:id="609"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10" w:author="王同罕" w:date="2019-05-04T16:31:00Z">
                  <w:rPr>
                    <w:rFonts w:ascii="宋体" w:eastAsia="宋体" w:hAnsi="宋体" w:cs="微软雅黑"/>
                    <w:sz w:val="24"/>
                    <w:szCs w:val="24"/>
                  </w:rPr>
                </w:rPrChange>
              </w:rPr>
              <w:t>Iddelete</w:t>
            </w:r>
          </w:p>
        </w:tc>
        <w:tc>
          <w:tcPr>
            <w:tcW w:w="1612" w:type="dxa"/>
            <w:tcBorders>
              <w:top w:val="single" w:sz="4" w:space="0" w:color="auto"/>
              <w:left w:val="single" w:sz="4" w:space="0" w:color="auto"/>
              <w:bottom w:val="single" w:sz="4" w:space="0" w:color="auto"/>
              <w:right w:val="single" w:sz="4" w:space="0" w:color="auto"/>
            </w:tcBorders>
          </w:tcPr>
          <w:p w14:paraId="6529626D" w14:textId="77777777" w:rsidR="008617E8" w:rsidRPr="002C4E8C" w:rsidRDefault="008617E8" w:rsidP="0035444F">
            <w:pPr>
              <w:jc w:val="center"/>
              <w:rPr>
                <w:rFonts w:ascii="宋体" w:eastAsia="宋体" w:hAnsi="宋体" w:cs="微软雅黑"/>
                <w:szCs w:val="21"/>
                <w:rPrChange w:id="611"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12" w:author="王同罕" w:date="2019-05-04T16:31:00Z">
                  <w:rPr>
                    <w:rFonts w:ascii="宋体" w:eastAsia="宋体" w:hAnsi="宋体" w:cs="微软雅黑"/>
                    <w:sz w:val="24"/>
                    <w:szCs w:val="24"/>
                  </w:rPr>
                </w:rPrChange>
              </w:rPr>
              <w:t>number(1)</w:t>
            </w:r>
          </w:p>
        </w:tc>
        <w:tc>
          <w:tcPr>
            <w:tcW w:w="1102" w:type="dxa"/>
            <w:tcBorders>
              <w:top w:val="single" w:sz="4" w:space="0" w:color="auto"/>
              <w:left w:val="single" w:sz="4" w:space="0" w:color="auto"/>
              <w:bottom w:val="single" w:sz="4" w:space="0" w:color="auto"/>
              <w:right w:val="single" w:sz="4" w:space="0" w:color="auto"/>
            </w:tcBorders>
          </w:tcPr>
          <w:p w14:paraId="7FB1DC77" w14:textId="77777777" w:rsidR="008617E8" w:rsidRPr="002C4E8C" w:rsidRDefault="008617E8" w:rsidP="0035444F">
            <w:pPr>
              <w:jc w:val="center"/>
              <w:rPr>
                <w:rFonts w:ascii="宋体" w:eastAsia="宋体" w:hAnsi="宋体" w:cs="微软雅黑"/>
                <w:szCs w:val="21"/>
                <w:rPrChange w:id="613" w:author="王同罕" w:date="2019-05-04T16:31:00Z">
                  <w:rPr>
                    <w:rFonts w:ascii="宋体" w:eastAsia="宋体" w:hAnsi="宋体" w:cs="微软雅黑"/>
                    <w:sz w:val="24"/>
                    <w:szCs w:val="24"/>
                  </w:rPr>
                </w:rPrChange>
              </w:rPr>
            </w:pPr>
          </w:p>
        </w:tc>
        <w:tc>
          <w:tcPr>
            <w:tcW w:w="2402" w:type="dxa"/>
            <w:tcBorders>
              <w:top w:val="single" w:sz="4" w:space="0" w:color="auto"/>
              <w:left w:val="single" w:sz="4" w:space="0" w:color="auto"/>
              <w:bottom w:val="single" w:sz="4" w:space="0" w:color="auto"/>
              <w:right w:val="single" w:sz="4" w:space="0" w:color="auto"/>
            </w:tcBorders>
            <w:hideMark/>
          </w:tcPr>
          <w:p w14:paraId="6563BE82" w14:textId="77777777" w:rsidR="008617E8" w:rsidRPr="002C4E8C" w:rsidRDefault="008617E8" w:rsidP="0035444F">
            <w:pPr>
              <w:jc w:val="center"/>
              <w:rPr>
                <w:rFonts w:ascii="宋体" w:eastAsia="宋体" w:hAnsi="宋体" w:cs="微软雅黑"/>
                <w:szCs w:val="21"/>
                <w:rPrChange w:id="614"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15" w:author="王同罕" w:date="2019-05-04T16:31:00Z">
                  <w:rPr>
                    <w:rFonts w:ascii="宋体" w:eastAsia="宋体" w:hAnsi="宋体" w:cs="微软雅黑"/>
                    <w:sz w:val="24"/>
                    <w:szCs w:val="24"/>
                  </w:rPr>
                </w:rPrChange>
              </w:rPr>
              <w:t>0</w:t>
            </w:r>
            <w:r w:rsidRPr="002C4E8C">
              <w:rPr>
                <w:rFonts w:ascii="宋体" w:eastAsia="宋体" w:hAnsi="宋体" w:cs="微软雅黑" w:hint="eastAsia"/>
                <w:szCs w:val="21"/>
                <w:rPrChange w:id="616" w:author="王同罕" w:date="2019-05-04T16:31:00Z">
                  <w:rPr>
                    <w:rFonts w:ascii="宋体" w:eastAsia="宋体" w:hAnsi="宋体" w:cs="微软雅黑" w:hint="eastAsia"/>
                    <w:sz w:val="24"/>
                    <w:szCs w:val="24"/>
                  </w:rPr>
                </w:rPrChange>
              </w:rPr>
              <w:t>为存在，</w:t>
            </w:r>
            <w:r w:rsidRPr="002C4E8C">
              <w:rPr>
                <w:rFonts w:ascii="宋体" w:eastAsia="宋体" w:hAnsi="宋体" w:cs="微软雅黑"/>
                <w:szCs w:val="21"/>
                <w:rPrChange w:id="617" w:author="王同罕" w:date="2019-05-04T16:31:00Z">
                  <w:rPr>
                    <w:rFonts w:ascii="宋体" w:eastAsia="宋体" w:hAnsi="宋体" w:cs="微软雅黑"/>
                    <w:sz w:val="24"/>
                    <w:szCs w:val="24"/>
                  </w:rPr>
                </w:rPrChange>
              </w:rPr>
              <w:t>1</w:t>
            </w:r>
            <w:r w:rsidRPr="002C4E8C">
              <w:rPr>
                <w:rFonts w:ascii="宋体" w:eastAsia="宋体" w:hAnsi="宋体" w:cs="微软雅黑" w:hint="eastAsia"/>
                <w:szCs w:val="21"/>
                <w:rPrChange w:id="618" w:author="王同罕" w:date="2019-05-04T16:31:00Z">
                  <w:rPr>
                    <w:rFonts w:ascii="宋体" w:eastAsia="宋体" w:hAnsi="宋体" w:cs="微软雅黑" w:hint="eastAsia"/>
                    <w:sz w:val="24"/>
                    <w:szCs w:val="24"/>
                  </w:rPr>
                </w:rPrChange>
              </w:rPr>
              <w:t>是删除</w:t>
            </w:r>
          </w:p>
        </w:tc>
      </w:tr>
    </w:tbl>
    <w:p w14:paraId="470D3E4A" w14:textId="77777777" w:rsidR="008617E8" w:rsidRPr="00821032" w:rsidRDefault="008617E8" w:rsidP="00717273">
      <w:pPr>
        <w:ind w:firstLine="420"/>
        <w:rPr>
          <w:rFonts w:ascii="宋体" w:eastAsia="宋体" w:hAnsi="宋体"/>
          <w:sz w:val="24"/>
          <w:szCs w:val="24"/>
        </w:rPr>
      </w:pPr>
    </w:p>
    <w:p w14:paraId="621B82DC" w14:textId="77777777" w:rsidR="00717273" w:rsidRDefault="00717273" w:rsidP="00717273">
      <w:pPr>
        <w:ind w:firstLine="420"/>
        <w:rPr>
          <w:ins w:id="619" w:author="王同罕" w:date="2019-05-04T16:30:00Z"/>
          <w:rFonts w:ascii="宋体" w:eastAsia="宋体" w:hAnsi="宋体"/>
          <w:sz w:val="24"/>
          <w:szCs w:val="24"/>
        </w:rPr>
      </w:pPr>
      <w:r w:rsidRPr="00821032">
        <w:rPr>
          <w:rFonts w:ascii="宋体" w:eastAsia="宋体" w:hAnsi="宋体" w:hint="eastAsia"/>
          <w:sz w:val="24"/>
          <w:szCs w:val="24"/>
        </w:rPr>
        <w:t>（</w:t>
      </w:r>
      <w:r w:rsidR="00EA6F13" w:rsidRPr="00821032">
        <w:rPr>
          <w:rFonts w:ascii="宋体" w:eastAsia="宋体" w:hAnsi="宋体"/>
          <w:sz w:val="24"/>
          <w:szCs w:val="24"/>
        </w:rPr>
        <w:t>4</w:t>
      </w:r>
      <w:r w:rsidRPr="00821032">
        <w:rPr>
          <w:rFonts w:ascii="宋体" w:eastAsia="宋体" w:hAnsi="宋体" w:hint="eastAsia"/>
          <w:sz w:val="24"/>
          <w:szCs w:val="24"/>
        </w:rPr>
        <w:t>）</w:t>
      </w:r>
      <w:del w:id="620" w:author="王同罕" w:date="2019-05-04T16:31:00Z">
        <w:r w:rsidRPr="00821032" w:rsidDel="002C4E8C">
          <w:rPr>
            <w:rFonts w:ascii="宋体" w:eastAsia="宋体" w:hAnsi="宋体" w:hint="eastAsia"/>
            <w:sz w:val="24"/>
            <w:szCs w:val="24"/>
          </w:rPr>
          <w:delText>、</w:delText>
        </w:r>
      </w:del>
      <w:r w:rsidRPr="00821032">
        <w:rPr>
          <w:rFonts w:ascii="宋体" w:eastAsia="宋体" w:hAnsi="宋体" w:hint="eastAsia"/>
          <w:sz w:val="24"/>
          <w:szCs w:val="24"/>
        </w:rPr>
        <w:t>置顶精贴表：</w:t>
      </w:r>
    </w:p>
    <w:p w14:paraId="5D9F9511" w14:textId="3AD68AEE" w:rsidR="002C4E8C" w:rsidRPr="00FD1A1D" w:rsidRDefault="002C4E8C" w:rsidP="002C4E8C">
      <w:pPr>
        <w:jc w:val="center"/>
        <w:rPr>
          <w:ins w:id="621" w:author="王同罕" w:date="2019-05-04T16:30:00Z"/>
          <w:rFonts w:ascii="黑体" w:eastAsia="黑体" w:hAnsi="黑体"/>
          <w:szCs w:val="21"/>
        </w:rPr>
      </w:pPr>
      <w:ins w:id="622" w:author="王同罕" w:date="2019-05-04T16:30:00Z">
        <w:r w:rsidRPr="00FD1A1D">
          <w:rPr>
            <w:rFonts w:ascii="黑体" w:eastAsia="黑体" w:hAnsi="黑体"/>
            <w:szCs w:val="21"/>
          </w:rPr>
          <w:t>表4-</w:t>
        </w:r>
        <w:r>
          <w:rPr>
            <w:rFonts w:ascii="黑体" w:eastAsia="黑体" w:hAnsi="黑体"/>
            <w:szCs w:val="21"/>
          </w:rPr>
          <w:t>7</w:t>
        </w:r>
        <w:r w:rsidRPr="00FD1A1D">
          <w:rPr>
            <w:rFonts w:ascii="黑体" w:eastAsia="黑体" w:hAnsi="黑体"/>
            <w:szCs w:val="21"/>
          </w:rPr>
          <w:t xml:space="preserve"> 表名</w:t>
        </w:r>
      </w:ins>
    </w:p>
    <w:p w14:paraId="179C2E0E" w14:textId="77777777" w:rsidR="002C4E8C" w:rsidRPr="00821032" w:rsidRDefault="002C4E8C" w:rsidP="00717273">
      <w:pPr>
        <w:ind w:firstLine="420"/>
        <w:rPr>
          <w:rFonts w:ascii="宋体" w:eastAsia="宋体" w:hAnsi="宋体"/>
          <w:sz w:val="24"/>
          <w:szCs w:val="24"/>
        </w:rPr>
      </w:pPr>
    </w:p>
    <w:tbl>
      <w:tblPr>
        <w:tblStyle w:val="a7"/>
        <w:tblW w:w="0" w:type="auto"/>
        <w:jc w:val="center"/>
        <w:tblLook w:val="04A0" w:firstRow="1" w:lastRow="0" w:firstColumn="1" w:lastColumn="0" w:noHBand="0" w:noVBand="1"/>
      </w:tblPr>
      <w:tblGrid>
        <w:gridCol w:w="1372"/>
        <w:gridCol w:w="1750"/>
        <w:gridCol w:w="1766"/>
        <w:gridCol w:w="919"/>
        <w:gridCol w:w="2969"/>
      </w:tblGrid>
      <w:tr w:rsidR="008617E8" w:rsidRPr="00821032" w14:paraId="1DA15B6B" w14:textId="77777777" w:rsidTr="0035444F">
        <w:trPr>
          <w:jc w:val="center"/>
        </w:trPr>
        <w:tc>
          <w:tcPr>
            <w:tcW w:w="8776" w:type="dxa"/>
            <w:gridSpan w:val="5"/>
            <w:tcBorders>
              <w:top w:val="single" w:sz="4" w:space="0" w:color="auto"/>
              <w:left w:val="single" w:sz="4" w:space="0" w:color="auto"/>
              <w:bottom w:val="single" w:sz="4" w:space="0" w:color="auto"/>
              <w:right w:val="single" w:sz="4" w:space="0" w:color="auto"/>
            </w:tcBorders>
          </w:tcPr>
          <w:p w14:paraId="547813ED" w14:textId="77777777" w:rsidR="008617E8" w:rsidRPr="002C4E8C" w:rsidRDefault="008617E8">
            <w:pPr>
              <w:jc w:val="center"/>
              <w:rPr>
                <w:rFonts w:ascii="宋体" w:eastAsia="宋体" w:hAnsi="宋体" w:cs="微软雅黑"/>
                <w:szCs w:val="21"/>
                <w:rPrChange w:id="623"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24" w:author="王同罕" w:date="2019-05-04T16:31:00Z">
                  <w:rPr>
                    <w:rFonts w:ascii="宋体" w:eastAsia="宋体" w:hAnsi="宋体" w:cs="微软雅黑"/>
                    <w:sz w:val="24"/>
                    <w:szCs w:val="24"/>
                  </w:rPr>
                </w:rPrChange>
              </w:rPr>
              <w:t>v_porary</w:t>
            </w:r>
          </w:p>
        </w:tc>
      </w:tr>
      <w:tr w:rsidR="008617E8" w:rsidRPr="00821032" w14:paraId="69096A51" w14:textId="77777777" w:rsidTr="009B6BD1">
        <w:trPr>
          <w:jc w:val="center"/>
        </w:trPr>
        <w:tc>
          <w:tcPr>
            <w:tcW w:w="1372" w:type="dxa"/>
            <w:tcBorders>
              <w:top w:val="single" w:sz="4" w:space="0" w:color="auto"/>
              <w:left w:val="single" w:sz="4" w:space="0" w:color="auto"/>
              <w:bottom w:val="single" w:sz="4" w:space="0" w:color="auto"/>
              <w:right w:val="single" w:sz="4" w:space="0" w:color="auto"/>
            </w:tcBorders>
            <w:hideMark/>
          </w:tcPr>
          <w:p w14:paraId="523CD610"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hint="eastAsia"/>
                <w:sz w:val="24"/>
                <w:szCs w:val="24"/>
              </w:rPr>
              <w:t>名称</w:t>
            </w:r>
          </w:p>
        </w:tc>
        <w:tc>
          <w:tcPr>
            <w:tcW w:w="1750" w:type="dxa"/>
            <w:tcBorders>
              <w:top w:val="single" w:sz="4" w:space="0" w:color="auto"/>
              <w:left w:val="single" w:sz="4" w:space="0" w:color="auto"/>
              <w:bottom w:val="single" w:sz="4" w:space="0" w:color="auto"/>
              <w:right w:val="single" w:sz="4" w:space="0" w:color="auto"/>
            </w:tcBorders>
            <w:hideMark/>
          </w:tcPr>
          <w:p w14:paraId="02ECF484" w14:textId="77777777" w:rsidR="008617E8" w:rsidRPr="002C4E8C" w:rsidRDefault="008617E8" w:rsidP="0035444F">
            <w:pPr>
              <w:jc w:val="center"/>
              <w:rPr>
                <w:rFonts w:ascii="宋体" w:eastAsia="宋体" w:hAnsi="宋体" w:cs="微软雅黑"/>
                <w:szCs w:val="21"/>
                <w:rPrChange w:id="625"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626" w:author="王同罕" w:date="2019-05-04T16:31:00Z">
                  <w:rPr>
                    <w:rFonts w:ascii="宋体" w:eastAsia="宋体" w:hAnsi="宋体" w:cs="微软雅黑" w:hint="eastAsia"/>
                    <w:sz w:val="24"/>
                    <w:szCs w:val="24"/>
                  </w:rPr>
                </w:rPrChange>
              </w:rPr>
              <w:t>表字段名</w:t>
            </w:r>
          </w:p>
        </w:tc>
        <w:tc>
          <w:tcPr>
            <w:tcW w:w="1766" w:type="dxa"/>
            <w:tcBorders>
              <w:top w:val="single" w:sz="4" w:space="0" w:color="auto"/>
              <w:left w:val="single" w:sz="4" w:space="0" w:color="auto"/>
              <w:bottom w:val="single" w:sz="4" w:space="0" w:color="auto"/>
              <w:right w:val="single" w:sz="4" w:space="0" w:color="auto"/>
            </w:tcBorders>
          </w:tcPr>
          <w:p w14:paraId="576D111E" w14:textId="77777777" w:rsidR="008617E8" w:rsidRPr="002C4E8C" w:rsidRDefault="008617E8" w:rsidP="0035444F">
            <w:pPr>
              <w:jc w:val="center"/>
              <w:rPr>
                <w:rFonts w:ascii="宋体" w:eastAsia="宋体" w:hAnsi="宋体" w:cs="微软雅黑"/>
                <w:szCs w:val="21"/>
                <w:rPrChange w:id="627"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628" w:author="王同罕" w:date="2019-05-04T16:31:00Z">
                  <w:rPr>
                    <w:rFonts w:ascii="宋体" w:eastAsia="宋体" w:hAnsi="宋体" w:cs="微软雅黑" w:hint="eastAsia"/>
                    <w:sz w:val="24"/>
                    <w:szCs w:val="24"/>
                  </w:rPr>
                </w:rPrChange>
              </w:rPr>
              <w:t>字段类型</w:t>
            </w:r>
          </w:p>
        </w:tc>
        <w:tc>
          <w:tcPr>
            <w:tcW w:w="919" w:type="dxa"/>
            <w:tcBorders>
              <w:top w:val="single" w:sz="4" w:space="0" w:color="auto"/>
              <w:left w:val="single" w:sz="4" w:space="0" w:color="auto"/>
              <w:bottom w:val="single" w:sz="4" w:space="0" w:color="auto"/>
              <w:right w:val="single" w:sz="4" w:space="0" w:color="auto"/>
            </w:tcBorders>
          </w:tcPr>
          <w:p w14:paraId="0E368957" w14:textId="77777777" w:rsidR="008617E8" w:rsidRPr="002C4E8C" w:rsidRDefault="008617E8" w:rsidP="0035444F">
            <w:pPr>
              <w:jc w:val="center"/>
              <w:rPr>
                <w:rFonts w:ascii="宋体" w:eastAsia="宋体" w:hAnsi="宋体" w:cs="微软雅黑"/>
                <w:szCs w:val="21"/>
                <w:rPrChange w:id="629"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630" w:author="王同罕" w:date="2019-05-04T16:31:00Z">
                  <w:rPr>
                    <w:rFonts w:ascii="宋体" w:eastAsia="宋体" w:hAnsi="宋体" w:cs="微软雅黑" w:hint="eastAsia"/>
                    <w:sz w:val="24"/>
                    <w:szCs w:val="24"/>
                  </w:rPr>
                </w:rPrChange>
              </w:rPr>
              <w:t>键</w:t>
            </w:r>
          </w:p>
        </w:tc>
        <w:tc>
          <w:tcPr>
            <w:tcW w:w="2969" w:type="dxa"/>
            <w:tcBorders>
              <w:top w:val="single" w:sz="4" w:space="0" w:color="auto"/>
              <w:left w:val="single" w:sz="4" w:space="0" w:color="auto"/>
              <w:bottom w:val="single" w:sz="4" w:space="0" w:color="auto"/>
              <w:right w:val="single" w:sz="4" w:space="0" w:color="auto"/>
            </w:tcBorders>
            <w:hideMark/>
          </w:tcPr>
          <w:p w14:paraId="5D3F8620" w14:textId="77777777" w:rsidR="008617E8" w:rsidRPr="002C4E8C" w:rsidRDefault="008617E8" w:rsidP="0035444F">
            <w:pPr>
              <w:jc w:val="center"/>
              <w:rPr>
                <w:rFonts w:ascii="宋体" w:eastAsia="宋体" w:hAnsi="宋体" w:cs="微软雅黑"/>
                <w:szCs w:val="21"/>
                <w:rPrChange w:id="631" w:author="王同罕" w:date="2019-05-04T16:31:00Z">
                  <w:rPr>
                    <w:rFonts w:ascii="宋体" w:eastAsia="宋体" w:hAnsi="宋体" w:cs="微软雅黑"/>
                    <w:sz w:val="24"/>
                    <w:szCs w:val="24"/>
                  </w:rPr>
                </w:rPrChange>
              </w:rPr>
            </w:pPr>
            <w:r w:rsidRPr="002C4E8C">
              <w:rPr>
                <w:rFonts w:ascii="宋体" w:eastAsia="宋体" w:hAnsi="宋体" w:cs="微软雅黑" w:hint="eastAsia"/>
                <w:szCs w:val="21"/>
                <w:rPrChange w:id="632" w:author="王同罕" w:date="2019-05-04T16:31:00Z">
                  <w:rPr>
                    <w:rFonts w:ascii="宋体" w:eastAsia="宋体" w:hAnsi="宋体" w:cs="微软雅黑" w:hint="eastAsia"/>
                    <w:sz w:val="24"/>
                    <w:szCs w:val="24"/>
                  </w:rPr>
                </w:rPrChange>
              </w:rPr>
              <w:t>备注</w:t>
            </w:r>
          </w:p>
        </w:tc>
      </w:tr>
      <w:tr w:rsidR="008617E8" w:rsidRPr="00821032" w14:paraId="5618CDFA" w14:textId="77777777" w:rsidTr="009B6BD1">
        <w:trPr>
          <w:jc w:val="center"/>
        </w:trPr>
        <w:tc>
          <w:tcPr>
            <w:tcW w:w="1372" w:type="dxa"/>
            <w:tcBorders>
              <w:top w:val="single" w:sz="4" w:space="0" w:color="auto"/>
              <w:left w:val="single" w:sz="4" w:space="0" w:color="auto"/>
              <w:bottom w:val="single" w:sz="4" w:space="0" w:color="auto"/>
              <w:right w:val="single" w:sz="4" w:space="0" w:color="auto"/>
            </w:tcBorders>
            <w:hideMark/>
          </w:tcPr>
          <w:p w14:paraId="29408676"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sz w:val="24"/>
                <w:szCs w:val="24"/>
              </w:rPr>
              <w:t>ID</w:t>
            </w:r>
          </w:p>
        </w:tc>
        <w:tc>
          <w:tcPr>
            <w:tcW w:w="1750" w:type="dxa"/>
            <w:tcBorders>
              <w:top w:val="single" w:sz="4" w:space="0" w:color="auto"/>
              <w:left w:val="single" w:sz="4" w:space="0" w:color="auto"/>
              <w:bottom w:val="single" w:sz="4" w:space="0" w:color="auto"/>
              <w:right w:val="single" w:sz="4" w:space="0" w:color="auto"/>
            </w:tcBorders>
            <w:hideMark/>
          </w:tcPr>
          <w:p w14:paraId="2B7318F6" w14:textId="77777777" w:rsidR="008617E8" w:rsidRPr="002C4E8C" w:rsidRDefault="008617E8" w:rsidP="0035444F">
            <w:pPr>
              <w:jc w:val="center"/>
              <w:rPr>
                <w:rFonts w:ascii="宋体" w:eastAsia="宋体" w:hAnsi="宋体" w:cs="微软雅黑"/>
                <w:szCs w:val="21"/>
                <w:rPrChange w:id="633"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34" w:author="王同罕" w:date="2019-05-04T16:31:00Z">
                  <w:rPr>
                    <w:rFonts w:ascii="宋体" w:eastAsia="宋体" w:hAnsi="宋体" w:cs="微软雅黑"/>
                    <w:sz w:val="24"/>
                    <w:szCs w:val="24"/>
                  </w:rPr>
                </w:rPrChange>
              </w:rPr>
              <w:t>Pid</w:t>
            </w:r>
          </w:p>
        </w:tc>
        <w:tc>
          <w:tcPr>
            <w:tcW w:w="1766" w:type="dxa"/>
            <w:tcBorders>
              <w:top w:val="single" w:sz="4" w:space="0" w:color="auto"/>
              <w:left w:val="single" w:sz="4" w:space="0" w:color="auto"/>
              <w:bottom w:val="single" w:sz="4" w:space="0" w:color="auto"/>
              <w:right w:val="single" w:sz="4" w:space="0" w:color="auto"/>
            </w:tcBorders>
          </w:tcPr>
          <w:p w14:paraId="799162C4" w14:textId="77777777" w:rsidR="008617E8" w:rsidRPr="002C4E8C" w:rsidRDefault="008617E8" w:rsidP="0035444F">
            <w:pPr>
              <w:jc w:val="center"/>
              <w:rPr>
                <w:rFonts w:ascii="宋体" w:eastAsia="宋体" w:hAnsi="宋体" w:cs="微软雅黑"/>
                <w:szCs w:val="21"/>
                <w:rPrChange w:id="635"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36" w:author="王同罕" w:date="2019-05-04T16:31:00Z">
                  <w:rPr>
                    <w:rFonts w:ascii="宋体" w:eastAsia="宋体" w:hAnsi="宋体" w:cs="微软雅黑"/>
                    <w:sz w:val="24"/>
                    <w:szCs w:val="24"/>
                  </w:rPr>
                </w:rPrChange>
              </w:rPr>
              <w:t>nvarchar2(32)</w:t>
            </w:r>
          </w:p>
        </w:tc>
        <w:tc>
          <w:tcPr>
            <w:tcW w:w="919" w:type="dxa"/>
            <w:tcBorders>
              <w:top w:val="single" w:sz="4" w:space="0" w:color="auto"/>
              <w:left w:val="single" w:sz="4" w:space="0" w:color="auto"/>
              <w:bottom w:val="single" w:sz="4" w:space="0" w:color="auto"/>
              <w:right w:val="single" w:sz="4" w:space="0" w:color="auto"/>
            </w:tcBorders>
          </w:tcPr>
          <w:p w14:paraId="5986EB65" w14:textId="77777777" w:rsidR="008617E8" w:rsidRPr="002C4E8C" w:rsidRDefault="0035444F" w:rsidP="0035444F">
            <w:pPr>
              <w:jc w:val="center"/>
              <w:rPr>
                <w:rFonts w:ascii="宋体" w:eastAsia="宋体" w:hAnsi="宋体" w:cs="微软雅黑"/>
                <w:szCs w:val="21"/>
                <w:rPrChange w:id="637"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38" w:author="王同罕" w:date="2019-05-04T16:31:00Z">
                  <w:rPr>
                    <w:rFonts w:ascii="宋体" w:eastAsia="宋体" w:hAnsi="宋体" w:cs="微软雅黑"/>
                    <w:sz w:val="24"/>
                    <w:szCs w:val="24"/>
                  </w:rPr>
                </w:rPrChange>
              </w:rPr>
              <w:t>主键</w:t>
            </w:r>
          </w:p>
        </w:tc>
        <w:tc>
          <w:tcPr>
            <w:tcW w:w="2969" w:type="dxa"/>
            <w:tcBorders>
              <w:top w:val="single" w:sz="4" w:space="0" w:color="auto"/>
              <w:left w:val="single" w:sz="4" w:space="0" w:color="auto"/>
              <w:bottom w:val="single" w:sz="4" w:space="0" w:color="auto"/>
              <w:right w:val="single" w:sz="4" w:space="0" w:color="auto"/>
            </w:tcBorders>
          </w:tcPr>
          <w:p w14:paraId="280154A4" w14:textId="77777777" w:rsidR="008617E8" w:rsidRPr="002C4E8C" w:rsidRDefault="008617E8" w:rsidP="0035444F">
            <w:pPr>
              <w:jc w:val="center"/>
              <w:rPr>
                <w:rFonts w:ascii="宋体" w:eastAsia="宋体" w:hAnsi="宋体" w:cs="微软雅黑"/>
                <w:szCs w:val="21"/>
                <w:rPrChange w:id="639" w:author="王同罕" w:date="2019-05-04T16:31:00Z">
                  <w:rPr>
                    <w:rFonts w:ascii="宋体" w:eastAsia="宋体" w:hAnsi="宋体" w:cs="微软雅黑"/>
                    <w:sz w:val="24"/>
                    <w:szCs w:val="24"/>
                  </w:rPr>
                </w:rPrChange>
              </w:rPr>
            </w:pPr>
          </w:p>
        </w:tc>
      </w:tr>
      <w:tr w:rsidR="008617E8" w:rsidRPr="00821032" w14:paraId="1FA982A4" w14:textId="77777777" w:rsidTr="009B6BD1">
        <w:trPr>
          <w:jc w:val="center"/>
        </w:trPr>
        <w:tc>
          <w:tcPr>
            <w:tcW w:w="1372" w:type="dxa"/>
            <w:tcBorders>
              <w:top w:val="single" w:sz="4" w:space="0" w:color="auto"/>
              <w:left w:val="single" w:sz="4" w:space="0" w:color="auto"/>
              <w:bottom w:val="single" w:sz="4" w:space="0" w:color="auto"/>
              <w:right w:val="single" w:sz="4" w:space="0" w:color="auto"/>
            </w:tcBorders>
            <w:hideMark/>
          </w:tcPr>
          <w:p w14:paraId="10A2C4B8"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hint="eastAsia"/>
                <w:sz w:val="24"/>
                <w:szCs w:val="24"/>
              </w:rPr>
              <w:t>请求帖子</w:t>
            </w:r>
            <w:r w:rsidRPr="00821032">
              <w:rPr>
                <w:rFonts w:ascii="宋体" w:eastAsia="宋体" w:hAnsi="宋体" w:cs="微软雅黑"/>
                <w:sz w:val="24"/>
                <w:szCs w:val="24"/>
              </w:rPr>
              <w:t>ID</w:t>
            </w:r>
          </w:p>
        </w:tc>
        <w:tc>
          <w:tcPr>
            <w:tcW w:w="1750" w:type="dxa"/>
            <w:tcBorders>
              <w:top w:val="single" w:sz="4" w:space="0" w:color="auto"/>
              <w:left w:val="single" w:sz="4" w:space="0" w:color="auto"/>
              <w:bottom w:val="single" w:sz="4" w:space="0" w:color="auto"/>
              <w:right w:val="single" w:sz="4" w:space="0" w:color="auto"/>
            </w:tcBorders>
            <w:hideMark/>
          </w:tcPr>
          <w:p w14:paraId="4F61729A" w14:textId="77777777" w:rsidR="008617E8" w:rsidRPr="002C4E8C" w:rsidRDefault="008617E8" w:rsidP="0035444F">
            <w:pPr>
              <w:jc w:val="center"/>
              <w:rPr>
                <w:rFonts w:ascii="宋体" w:eastAsia="宋体" w:hAnsi="宋体" w:cs="微软雅黑"/>
                <w:szCs w:val="21"/>
                <w:rPrChange w:id="640"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41" w:author="王同罕" w:date="2019-05-04T16:31:00Z">
                  <w:rPr>
                    <w:rFonts w:ascii="宋体" w:eastAsia="宋体" w:hAnsi="宋体" w:cs="微软雅黑"/>
                    <w:sz w:val="24"/>
                    <w:szCs w:val="24"/>
                  </w:rPr>
                </w:rPrChange>
              </w:rPr>
              <w:t>Aid</w:t>
            </w:r>
          </w:p>
        </w:tc>
        <w:tc>
          <w:tcPr>
            <w:tcW w:w="1766" w:type="dxa"/>
            <w:tcBorders>
              <w:top w:val="single" w:sz="4" w:space="0" w:color="auto"/>
              <w:left w:val="single" w:sz="4" w:space="0" w:color="auto"/>
              <w:bottom w:val="single" w:sz="4" w:space="0" w:color="auto"/>
              <w:right w:val="single" w:sz="4" w:space="0" w:color="auto"/>
            </w:tcBorders>
          </w:tcPr>
          <w:p w14:paraId="68765AC8" w14:textId="77777777" w:rsidR="008617E8" w:rsidRPr="002C4E8C" w:rsidRDefault="008617E8" w:rsidP="0035444F">
            <w:pPr>
              <w:jc w:val="center"/>
              <w:rPr>
                <w:rFonts w:ascii="宋体" w:eastAsia="宋体" w:hAnsi="宋体" w:cs="微软雅黑"/>
                <w:szCs w:val="21"/>
                <w:rPrChange w:id="642"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43" w:author="王同罕" w:date="2019-05-04T16:31:00Z">
                  <w:rPr>
                    <w:rFonts w:ascii="宋体" w:eastAsia="宋体" w:hAnsi="宋体" w:cs="微软雅黑"/>
                    <w:sz w:val="24"/>
                    <w:szCs w:val="24"/>
                  </w:rPr>
                </w:rPrChange>
              </w:rPr>
              <w:t>nvarchar2(32)</w:t>
            </w:r>
          </w:p>
        </w:tc>
        <w:tc>
          <w:tcPr>
            <w:tcW w:w="919" w:type="dxa"/>
            <w:tcBorders>
              <w:top w:val="single" w:sz="4" w:space="0" w:color="auto"/>
              <w:left w:val="single" w:sz="4" w:space="0" w:color="auto"/>
              <w:bottom w:val="single" w:sz="4" w:space="0" w:color="auto"/>
              <w:right w:val="single" w:sz="4" w:space="0" w:color="auto"/>
            </w:tcBorders>
          </w:tcPr>
          <w:p w14:paraId="1F858685" w14:textId="77777777" w:rsidR="008617E8" w:rsidRPr="002C4E8C" w:rsidRDefault="0035444F" w:rsidP="0035444F">
            <w:pPr>
              <w:jc w:val="center"/>
              <w:rPr>
                <w:rFonts w:ascii="宋体" w:eastAsia="宋体" w:hAnsi="宋体" w:cs="微软雅黑"/>
                <w:szCs w:val="21"/>
                <w:rPrChange w:id="644"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45" w:author="王同罕" w:date="2019-05-04T16:31:00Z">
                  <w:rPr>
                    <w:rFonts w:ascii="宋体" w:eastAsia="宋体" w:hAnsi="宋体" w:cs="微软雅黑"/>
                    <w:sz w:val="24"/>
                    <w:szCs w:val="24"/>
                  </w:rPr>
                </w:rPrChange>
              </w:rPr>
              <w:t>外键</w:t>
            </w:r>
          </w:p>
        </w:tc>
        <w:tc>
          <w:tcPr>
            <w:tcW w:w="2969" w:type="dxa"/>
            <w:tcBorders>
              <w:top w:val="single" w:sz="4" w:space="0" w:color="auto"/>
              <w:left w:val="single" w:sz="4" w:space="0" w:color="auto"/>
              <w:bottom w:val="single" w:sz="4" w:space="0" w:color="auto"/>
              <w:right w:val="single" w:sz="4" w:space="0" w:color="auto"/>
            </w:tcBorders>
          </w:tcPr>
          <w:p w14:paraId="60866A51" w14:textId="77777777" w:rsidR="008617E8" w:rsidRPr="002C4E8C" w:rsidRDefault="008617E8" w:rsidP="0035444F">
            <w:pPr>
              <w:jc w:val="center"/>
              <w:rPr>
                <w:rFonts w:ascii="宋体" w:eastAsia="宋体" w:hAnsi="宋体" w:cs="微软雅黑"/>
                <w:szCs w:val="21"/>
                <w:rPrChange w:id="646" w:author="王同罕" w:date="2019-05-04T16:31:00Z">
                  <w:rPr>
                    <w:rFonts w:ascii="宋体" w:eastAsia="宋体" w:hAnsi="宋体" w:cs="微软雅黑"/>
                    <w:sz w:val="24"/>
                    <w:szCs w:val="24"/>
                  </w:rPr>
                </w:rPrChange>
              </w:rPr>
            </w:pPr>
          </w:p>
        </w:tc>
      </w:tr>
      <w:tr w:rsidR="008617E8" w:rsidRPr="00821032" w14:paraId="5A07E6BA" w14:textId="77777777" w:rsidTr="009B6BD1">
        <w:trPr>
          <w:jc w:val="center"/>
        </w:trPr>
        <w:tc>
          <w:tcPr>
            <w:tcW w:w="1372" w:type="dxa"/>
            <w:tcBorders>
              <w:top w:val="single" w:sz="4" w:space="0" w:color="auto"/>
              <w:left w:val="single" w:sz="4" w:space="0" w:color="auto"/>
              <w:bottom w:val="single" w:sz="4" w:space="0" w:color="auto"/>
              <w:right w:val="single" w:sz="4" w:space="0" w:color="auto"/>
            </w:tcBorders>
            <w:hideMark/>
          </w:tcPr>
          <w:p w14:paraId="45057F8E"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hint="eastAsia"/>
                <w:sz w:val="24"/>
                <w:szCs w:val="24"/>
              </w:rPr>
              <w:t>请求格式</w:t>
            </w:r>
          </w:p>
        </w:tc>
        <w:tc>
          <w:tcPr>
            <w:tcW w:w="1750" w:type="dxa"/>
            <w:tcBorders>
              <w:top w:val="single" w:sz="4" w:space="0" w:color="auto"/>
              <w:left w:val="single" w:sz="4" w:space="0" w:color="auto"/>
              <w:bottom w:val="single" w:sz="4" w:space="0" w:color="auto"/>
              <w:right w:val="single" w:sz="4" w:space="0" w:color="auto"/>
            </w:tcBorders>
            <w:hideMark/>
          </w:tcPr>
          <w:p w14:paraId="7EFB4A57" w14:textId="77777777" w:rsidR="008617E8" w:rsidRPr="002C4E8C" w:rsidRDefault="008617E8" w:rsidP="0035444F">
            <w:pPr>
              <w:jc w:val="center"/>
              <w:rPr>
                <w:rFonts w:ascii="宋体" w:eastAsia="宋体" w:hAnsi="宋体" w:cs="微软雅黑"/>
                <w:szCs w:val="21"/>
                <w:rPrChange w:id="647"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48" w:author="王同罕" w:date="2019-05-04T16:31:00Z">
                  <w:rPr>
                    <w:rFonts w:ascii="宋体" w:eastAsia="宋体" w:hAnsi="宋体" w:cs="微软雅黑"/>
                    <w:sz w:val="24"/>
                    <w:szCs w:val="24"/>
                  </w:rPr>
                </w:rPrChange>
              </w:rPr>
              <w:t>Format</w:t>
            </w:r>
          </w:p>
        </w:tc>
        <w:tc>
          <w:tcPr>
            <w:tcW w:w="1766" w:type="dxa"/>
            <w:tcBorders>
              <w:top w:val="single" w:sz="4" w:space="0" w:color="auto"/>
              <w:left w:val="single" w:sz="4" w:space="0" w:color="auto"/>
              <w:bottom w:val="single" w:sz="4" w:space="0" w:color="auto"/>
              <w:right w:val="single" w:sz="4" w:space="0" w:color="auto"/>
            </w:tcBorders>
          </w:tcPr>
          <w:p w14:paraId="095FF10E" w14:textId="77777777" w:rsidR="008617E8" w:rsidRPr="002C4E8C" w:rsidRDefault="008617E8" w:rsidP="0035444F">
            <w:pPr>
              <w:jc w:val="center"/>
              <w:rPr>
                <w:rFonts w:ascii="宋体" w:eastAsia="宋体" w:hAnsi="宋体" w:cs="微软雅黑"/>
                <w:szCs w:val="21"/>
                <w:rPrChange w:id="649"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50" w:author="王同罕" w:date="2019-05-04T16:31:00Z">
                  <w:rPr>
                    <w:rFonts w:ascii="宋体" w:eastAsia="宋体" w:hAnsi="宋体" w:cs="微软雅黑"/>
                    <w:sz w:val="24"/>
                    <w:szCs w:val="24"/>
                  </w:rPr>
                </w:rPrChange>
              </w:rPr>
              <w:t>number(1)</w:t>
            </w:r>
          </w:p>
        </w:tc>
        <w:tc>
          <w:tcPr>
            <w:tcW w:w="919" w:type="dxa"/>
            <w:tcBorders>
              <w:top w:val="single" w:sz="4" w:space="0" w:color="auto"/>
              <w:left w:val="single" w:sz="4" w:space="0" w:color="auto"/>
              <w:bottom w:val="single" w:sz="4" w:space="0" w:color="auto"/>
              <w:right w:val="single" w:sz="4" w:space="0" w:color="auto"/>
            </w:tcBorders>
          </w:tcPr>
          <w:p w14:paraId="40AF6CE5" w14:textId="77777777" w:rsidR="008617E8" w:rsidRPr="002C4E8C" w:rsidRDefault="008617E8" w:rsidP="0035444F">
            <w:pPr>
              <w:jc w:val="center"/>
              <w:rPr>
                <w:rFonts w:ascii="宋体" w:eastAsia="宋体" w:hAnsi="宋体" w:cs="微软雅黑"/>
                <w:szCs w:val="21"/>
                <w:rPrChange w:id="651" w:author="王同罕" w:date="2019-05-04T16:31:00Z">
                  <w:rPr>
                    <w:rFonts w:ascii="宋体" w:eastAsia="宋体" w:hAnsi="宋体" w:cs="微软雅黑"/>
                    <w:sz w:val="24"/>
                    <w:szCs w:val="24"/>
                  </w:rPr>
                </w:rPrChange>
              </w:rPr>
            </w:pPr>
          </w:p>
        </w:tc>
        <w:tc>
          <w:tcPr>
            <w:tcW w:w="2969" w:type="dxa"/>
            <w:tcBorders>
              <w:top w:val="single" w:sz="4" w:space="0" w:color="auto"/>
              <w:left w:val="single" w:sz="4" w:space="0" w:color="auto"/>
              <w:bottom w:val="single" w:sz="4" w:space="0" w:color="auto"/>
              <w:right w:val="single" w:sz="4" w:space="0" w:color="auto"/>
            </w:tcBorders>
            <w:hideMark/>
          </w:tcPr>
          <w:p w14:paraId="24F1599F" w14:textId="77777777" w:rsidR="008617E8" w:rsidRPr="002C4E8C" w:rsidRDefault="008617E8" w:rsidP="0035444F">
            <w:pPr>
              <w:jc w:val="center"/>
              <w:rPr>
                <w:rFonts w:ascii="宋体" w:eastAsia="宋体" w:hAnsi="宋体" w:cs="微软雅黑"/>
                <w:szCs w:val="21"/>
                <w:rPrChange w:id="652"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53" w:author="王同罕" w:date="2019-05-04T16:31:00Z">
                  <w:rPr>
                    <w:rFonts w:ascii="宋体" w:eastAsia="宋体" w:hAnsi="宋体" w:cs="微软雅黑"/>
                    <w:sz w:val="24"/>
                    <w:szCs w:val="24"/>
                  </w:rPr>
                </w:rPrChange>
              </w:rPr>
              <w:t>0</w:t>
            </w:r>
            <w:r w:rsidRPr="002C4E8C">
              <w:rPr>
                <w:rFonts w:ascii="宋体" w:eastAsia="宋体" w:hAnsi="宋体" w:cs="微软雅黑" w:hint="eastAsia"/>
                <w:szCs w:val="21"/>
                <w:rPrChange w:id="654" w:author="王同罕" w:date="2019-05-04T16:31:00Z">
                  <w:rPr>
                    <w:rFonts w:ascii="宋体" w:eastAsia="宋体" w:hAnsi="宋体" w:cs="微软雅黑" w:hint="eastAsia"/>
                    <w:sz w:val="24"/>
                    <w:szCs w:val="24"/>
                  </w:rPr>
                </w:rPrChange>
              </w:rPr>
              <w:t>是请求精贴，</w:t>
            </w:r>
            <w:r w:rsidRPr="002C4E8C">
              <w:rPr>
                <w:rFonts w:ascii="宋体" w:eastAsia="宋体" w:hAnsi="宋体" w:cs="微软雅黑"/>
                <w:szCs w:val="21"/>
                <w:rPrChange w:id="655" w:author="王同罕" w:date="2019-05-04T16:31:00Z">
                  <w:rPr>
                    <w:rFonts w:ascii="宋体" w:eastAsia="宋体" w:hAnsi="宋体" w:cs="微软雅黑"/>
                    <w:sz w:val="24"/>
                    <w:szCs w:val="24"/>
                  </w:rPr>
                </w:rPrChange>
              </w:rPr>
              <w:t>1</w:t>
            </w:r>
            <w:r w:rsidRPr="002C4E8C">
              <w:rPr>
                <w:rFonts w:ascii="宋体" w:eastAsia="宋体" w:hAnsi="宋体" w:cs="微软雅黑" w:hint="eastAsia"/>
                <w:szCs w:val="21"/>
                <w:rPrChange w:id="656" w:author="王同罕" w:date="2019-05-04T16:31:00Z">
                  <w:rPr>
                    <w:rFonts w:ascii="宋体" w:eastAsia="宋体" w:hAnsi="宋体" w:cs="微软雅黑" w:hint="eastAsia"/>
                    <w:sz w:val="24"/>
                    <w:szCs w:val="24"/>
                  </w:rPr>
                </w:rPrChange>
              </w:rPr>
              <w:t>是请求置顶</w:t>
            </w:r>
          </w:p>
        </w:tc>
      </w:tr>
      <w:tr w:rsidR="008617E8" w:rsidRPr="00821032" w14:paraId="33DF8008" w14:textId="77777777" w:rsidTr="009B6BD1">
        <w:trPr>
          <w:jc w:val="center"/>
        </w:trPr>
        <w:tc>
          <w:tcPr>
            <w:tcW w:w="1372" w:type="dxa"/>
            <w:tcBorders>
              <w:top w:val="single" w:sz="4" w:space="0" w:color="auto"/>
              <w:left w:val="single" w:sz="4" w:space="0" w:color="auto"/>
              <w:bottom w:val="single" w:sz="4" w:space="0" w:color="auto"/>
              <w:right w:val="single" w:sz="4" w:space="0" w:color="auto"/>
            </w:tcBorders>
            <w:hideMark/>
          </w:tcPr>
          <w:p w14:paraId="7C2B4FB9"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hint="eastAsia"/>
                <w:sz w:val="24"/>
                <w:szCs w:val="24"/>
              </w:rPr>
              <w:t>是否通过</w:t>
            </w:r>
          </w:p>
        </w:tc>
        <w:tc>
          <w:tcPr>
            <w:tcW w:w="1750" w:type="dxa"/>
            <w:tcBorders>
              <w:top w:val="single" w:sz="4" w:space="0" w:color="auto"/>
              <w:left w:val="single" w:sz="4" w:space="0" w:color="auto"/>
              <w:bottom w:val="single" w:sz="4" w:space="0" w:color="auto"/>
              <w:right w:val="single" w:sz="4" w:space="0" w:color="auto"/>
            </w:tcBorders>
            <w:hideMark/>
          </w:tcPr>
          <w:p w14:paraId="249E6A77" w14:textId="77777777" w:rsidR="008617E8" w:rsidRPr="002C4E8C" w:rsidRDefault="008617E8" w:rsidP="0035444F">
            <w:pPr>
              <w:jc w:val="center"/>
              <w:rPr>
                <w:rFonts w:ascii="宋体" w:eastAsia="宋体" w:hAnsi="宋体" w:cs="微软雅黑"/>
                <w:szCs w:val="21"/>
                <w:rPrChange w:id="657"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58" w:author="王同罕" w:date="2019-05-04T16:31:00Z">
                  <w:rPr>
                    <w:rFonts w:ascii="宋体" w:eastAsia="宋体" w:hAnsi="宋体" w:cs="微软雅黑"/>
                    <w:sz w:val="24"/>
                    <w:szCs w:val="24"/>
                  </w:rPr>
                </w:rPrChange>
              </w:rPr>
              <w:t>Isadopt</w:t>
            </w:r>
          </w:p>
        </w:tc>
        <w:tc>
          <w:tcPr>
            <w:tcW w:w="1766" w:type="dxa"/>
            <w:tcBorders>
              <w:top w:val="single" w:sz="4" w:space="0" w:color="auto"/>
              <w:left w:val="single" w:sz="4" w:space="0" w:color="auto"/>
              <w:bottom w:val="single" w:sz="4" w:space="0" w:color="auto"/>
              <w:right w:val="single" w:sz="4" w:space="0" w:color="auto"/>
            </w:tcBorders>
          </w:tcPr>
          <w:p w14:paraId="6C670D40" w14:textId="77777777" w:rsidR="008617E8" w:rsidRPr="002C4E8C" w:rsidRDefault="008617E8" w:rsidP="0035444F">
            <w:pPr>
              <w:jc w:val="center"/>
              <w:rPr>
                <w:rFonts w:ascii="宋体" w:eastAsia="宋体" w:hAnsi="宋体" w:cs="微软雅黑"/>
                <w:szCs w:val="21"/>
                <w:rPrChange w:id="659"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60" w:author="王同罕" w:date="2019-05-04T16:31:00Z">
                  <w:rPr>
                    <w:rFonts w:ascii="宋体" w:eastAsia="宋体" w:hAnsi="宋体" w:cs="微软雅黑"/>
                    <w:sz w:val="24"/>
                    <w:szCs w:val="24"/>
                  </w:rPr>
                </w:rPrChange>
              </w:rPr>
              <w:t>number(1)</w:t>
            </w:r>
          </w:p>
        </w:tc>
        <w:tc>
          <w:tcPr>
            <w:tcW w:w="919" w:type="dxa"/>
            <w:tcBorders>
              <w:top w:val="single" w:sz="4" w:space="0" w:color="auto"/>
              <w:left w:val="single" w:sz="4" w:space="0" w:color="auto"/>
              <w:bottom w:val="single" w:sz="4" w:space="0" w:color="auto"/>
              <w:right w:val="single" w:sz="4" w:space="0" w:color="auto"/>
            </w:tcBorders>
          </w:tcPr>
          <w:p w14:paraId="48744F07" w14:textId="77777777" w:rsidR="008617E8" w:rsidRPr="002C4E8C" w:rsidRDefault="008617E8" w:rsidP="0035444F">
            <w:pPr>
              <w:jc w:val="center"/>
              <w:rPr>
                <w:rFonts w:ascii="宋体" w:eastAsia="宋体" w:hAnsi="宋体" w:cs="微软雅黑"/>
                <w:szCs w:val="21"/>
                <w:rPrChange w:id="661" w:author="王同罕" w:date="2019-05-04T16:31:00Z">
                  <w:rPr>
                    <w:rFonts w:ascii="宋体" w:eastAsia="宋体" w:hAnsi="宋体" w:cs="微软雅黑"/>
                    <w:sz w:val="24"/>
                    <w:szCs w:val="24"/>
                  </w:rPr>
                </w:rPrChange>
              </w:rPr>
            </w:pPr>
          </w:p>
        </w:tc>
        <w:tc>
          <w:tcPr>
            <w:tcW w:w="2969" w:type="dxa"/>
            <w:tcBorders>
              <w:top w:val="single" w:sz="4" w:space="0" w:color="auto"/>
              <w:left w:val="single" w:sz="4" w:space="0" w:color="auto"/>
              <w:bottom w:val="single" w:sz="4" w:space="0" w:color="auto"/>
              <w:right w:val="single" w:sz="4" w:space="0" w:color="auto"/>
            </w:tcBorders>
            <w:hideMark/>
          </w:tcPr>
          <w:p w14:paraId="3108A645" w14:textId="77777777" w:rsidR="008617E8" w:rsidRPr="002C4E8C" w:rsidRDefault="008617E8" w:rsidP="0035444F">
            <w:pPr>
              <w:jc w:val="center"/>
              <w:rPr>
                <w:rFonts w:ascii="宋体" w:eastAsia="宋体" w:hAnsi="宋体" w:cs="微软雅黑"/>
                <w:szCs w:val="21"/>
                <w:rPrChange w:id="662"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63" w:author="王同罕" w:date="2019-05-04T16:31:00Z">
                  <w:rPr>
                    <w:rFonts w:ascii="宋体" w:eastAsia="宋体" w:hAnsi="宋体" w:cs="微软雅黑"/>
                    <w:sz w:val="24"/>
                    <w:szCs w:val="24"/>
                  </w:rPr>
                </w:rPrChange>
              </w:rPr>
              <w:t>0</w:t>
            </w:r>
            <w:r w:rsidRPr="002C4E8C">
              <w:rPr>
                <w:rFonts w:ascii="宋体" w:eastAsia="宋体" w:hAnsi="宋体" w:cs="微软雅黑" w:hint="eastAsia"/>
                <w:szCs w:val="21"/>
                <w:rPrChange w:id="664" w:author="王同罕" w:date="2019-05-04T16:31:00Z">
                  <w:rPr>
                    <w:rFonts w:ascii="宋体" w:eastAsia="宋体" w:hAnsi="宋体" w:cs="微软雅黑" w:hint="eastAsia"/>
                    <w:sz w:val="24"/>
                    <w:szCs w:val="24"/>
                  </w:rPr>
                </w:rPrChange>
              </w:rPr>
              <w:t>是未通过，</w:t>
            </w:r>
            <w:r w:rsidRPr="002C4E8C">
              <w:rPr>
                <w:rFonts w:ascii="宋体" w:eastAsia="宋体" w:hAnsi="宋体" w:cs="微软雅黑"/>
                <w:szCs w:val="21"/>
                <w:rPrChange w:id="665" w:author="王同罕" w:date="2019-05-04T16:31:00Z">
                  <w:rPr>
                    <w:rFonts w:ascii="宋体" w:eastAsia="宋体" w:hAnsi="宋体" w:cs="微软雅黑"/>
                    <w:sz w:val="24"/>
                    <w:szCs w:val="24"/>
                  </w:rPr>
                </w:rPrChange>
              </w:rPr>
              <w:t>1</w:t>
            </w:r>
            <w:r w:rsidRPr="002C4E8C">
              <w:rPr>
                <w:rFonts w:ascii="宋体" w:eastAsia="宋体" w:hAnsi="宋体" w:cs="微软雅黑" w:hint="eastAsia"/>
                <w:szCs w:val="21"/>
                <w:rPrChange w:id="666" w:author="王同罕" w:date="2019-05-04T16:31:00Z">
                  <w:rPr>
                    <w:rFonts w:ascii="宋体" w:eastAsia="宋体" w:hAnsi="宋体" w:cs="微软雅黑" w:hint="eastAsia"/>
                    <w:sz w:val="24"/>
                    <w:szCs w:val="24"/>
                  </w:rPr>
                </w:rPrChange>
              </w:rPr>
              <w:t>是已通过</w:t>
            </w:r>
          </w:p>
        </w:tc>
      </w:tr>
      <w:tr w:rsidR="008617E8" w:rsidRPr="00821032" w14:paraId="58822F38" w14:textId="77777777" w:rsidTr="009B6BD1">
        <w:trPr>
          <w:jc w:val="center"/>
        </w:trPr>
        <w:tc>
          <w:tcPr>
            <w:tcW w:w="1372" w:type="dxa"/>
            <w:tcBorders>
              <w:top w:val="single" w:sz="4" w:space="0" w:color="auto"/>
              <w:left w:val="single" w:sz="4" w:space="0" w:color="auto"/>
              <w:bottom w:val="single" w:sz="4" w:space="0" w:color="auto"/>
              <w:right w:val="single" w:sz="4" w:space="0" w:color="auto"/>
            </w:tcBorders>
            <w:hideMark/>
          </w:tcPr>
          <w:p w14:paraId="203F7A04" w14:textId="77777777" w:rsidR="008617E8" w:rsidRPr="00821032" w:rsidRDefault="008617E8" w:rsidP="0035444F">
            <w:pPr>
              <w:jc w:val="center"/>
              <w:rPr>
                <w:rFonts w:ascii="宋体" w:eastAsia="宋体" w:hAnsi="宋体" w:cs="微软雅黑"/>
                <w:sz w:val="24"/>
                <w:szCs w:val="24"/>
              </w:rPr>
            </w:pPr>
            <w:r w:rsidRPr="00821032">
              <w:rPr>
                <w:rFonts w:ascii="宋体" w:eastAsia="宋体" w:hAnsi="宋体" w:cs="微软雅黑" w:hint="eastAsia"/>
                <w:sz w:val="24"/>
                <w:szCs w:val="24"/>
              </w:rPr>
              <w:lastRenderedPageBreak/>
              <w:t>请求时间</w:t>
            </w:r>
          </w:p>
        </w:tc>
        <w:tc>
          <w:tcPr>
            <w:tcW w:w="1750" w:type="dxa"/>
            <w:tcBorders>
              <w:top w:val="single" w:sz="4" w:space="0" w:color="auto"/>
              <w:left w:val="single" w:sz="4" w:space="0" w:color="auto"/>
              <w:bottom w:val="single" w:sz="4" w:space="0" w:color="auto"/>
              <w:right w:val="single" w:sz="4" w:space="0" w:color="auto"/>
            </w:tcBorders>
            <w:hideMark/>
          </w:tcPr>
          <w:p w14:paraId="3E38AD64" w14:textId="77777777" w:rsidR="008617E8" w:rsidRPr="002C4E8C" w:rsidRDefault="008617E8" w:rsidP="0035444F">
            <w:pPr>
              <w:jc w:val="center"/>
              <w:rPr>
                <w:rFonts w:ascii="宋体" w:eastAsia="宋体" w:hAnsi="宋体" w:cs="微软雅黑"/>
                <w:szCs w:val="21"/>
                <w:rPrChange w:id="667"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68" w:author="王同罕" w:date="2019-05-04T16:31:00Z">
                  <w:rPr>
                    <w:rFonts w:ascii="宋体" w:eastAsia="宋体" w:hAnsi="宋体" w:cs="微软雅黑"/>
                    <w:sz w:val="24"/>
                    <w:szCs w:val="24"/>
                  </w:rPr>
                </w:rPrChange>
              </w:rPr>
              <w:t>Createtime</w:t>
            </w:r>
          </w:p>
        </w:tc>
        <w:tc>
          <w:tcPr>
            <w:tcW w:w="1766" w:type="dxa"/>
            <w:tcBorders>
              <w:top w:val="single" w:sz="4" w:space="0" w:color="auto"/>
              <w:left w:val="single" w:sz="4" w:space="0" w:color="auto"/>
              <w:bottom w:val="single" w:sz="4" w:space="0" w:color="auto"/>
              <w:right w:val="single" w:sz="4" w:space="0" w:color="auto"/>
            </w:tcBorders>
          </w:tcPr>
          <w:p w14:paraId="1F60A92D" w14:textId="77777777" w:rsidR="008617E8" w:rsidRPr="002C4E8C" w:rsidRDefault="008617E8" w:rsidP="0035444F">
            <w:pPr>
              <w:jc w:val="center"/>
              <w:rPr>
                <w:rFonts w:ascii="宋体" w:eastAsia="宋体" w:hAnsi="宋体" w:cs="微软雅黑"/>
                <w:szCs w:val="21"/>
                <w:rPrChange w:id="669" w:author="王同罕" w:date="2019-05-04T16:31:00Z">
                  <w:rPr>
                    <w:rFonts w:ascii="宋体" w:eastAsia="宋体" w:hAnsi="宋体" w:cs="微软雅黑"/>
                    <w:sz w:val="24"/>
                    <w:szCs w:val="24"/>
                  </w:rPr>
                </w:rPrChange>
              </w:rPr>
            </w:pPr>
            <w:r w:rsidRPr="002C4E8C">
              <w:rPr>
                <w:rFonts w:ascii="宋体" w:eastAsia="宋体" w:hAnsi="宋体" w:cs="微软雅黑"/>
                <w:szCs w:val="21"/>
                <w:rPrChange w:id="670" w:author="王同罕" w:date="2019-05-04T16:31:00Z">
                  <w:rPr>
                    <w:rFonts w:ascii="宋体" w:eastAsia="宋体" w:hAnsi="宋体" w:cs="微软雅黑"/>
                    <w:sz w:val="24"/>
                    <w:szCs w:val="24"/>
                  </w:rPr>
                </w:rPrChange>
              </w:rPr>
              <w:t>date</w:t>
            </w:r>
          </w:p>
        </w:tc>
        <w:tc>
          <w:tcPr>
            <w:tcW w:w="919" w:type="dxa"/>
            <w:tcBorders>
              <w:top w:val="single" w:sz="4" w:space="0" w:color="auto"/>
              <w:left w:val="single" w:sz="4" w:space="0" w:color="auto"/>
              <w:bottom w:val="single" w:sz="4" w:space="0" w:color="auto"/>
              <w:right w:val="single" w:sz="4" w:space="0" w:color="auto"/>
            </w:tcBorders>
          </w:tcPr>
          <w:p w14:paraId="5A46E0A3" w14:textId="77777777" w:rsidR="008617E8" w:rsidRPr="002C4E8C" w:rsidRDefault="008617E8" w:rsidP="0035444F">
            <w:pPr>
              <w:jc w:val="center"/>
              <w:rPr>
                <w:rFonts w:ascii="宋体" w:eastAsia="宋体" w:hAnsi="宋体" w:cs="微软雅黑"/>
                <w:szCs w:val="21"/>
                <w:rPrChange w:id="671" w:author="王同罕" w:date="2019-05-04T16:31:00Z">
                  <w:rPr>
                    <w:rFonts w:ascii="宋体" w:eastAsia="宋体" w:hAnsi="宋体" w:cs="微软雅黑"/>
                    <w:sz w:val="24"/>
                    <w:szCs w:val="24"/>
                  </w:rPr>
                </w:rPrChange>
              </w:rPr>
            </w:pPr>
          </w:p>
        </w:tc>
        <w:tc>
          <w:tcPr>
            <w:tcW w:w="2969" w:type="dxa"/>
            <w:tcBorders>
              <w:top w:val="single" w:sz="4" w:space="0" w:color="auto"/>
              <w:left w:val="single" w:sz="4" w:space="0" w:color="auto"/>
              <w:bottom w:val="single" w:sz="4" w:space="0" w:color="auto"/>
              <w:right w:val="single" w:sz="4" w:space="0" w:color="auto"/>
            </w:tcBorders>
          </w:tcPr>
          <w:p w14:paraId="6C24BD61" w14:textId="77777777" w:rsidR="008617E8" w:rsidRPr="002C4E8C" w:rsidRDefault="008617E8" w:rsidP="0035444F">
            <w:pPr>
              <w:jc w:val="center"/>
              <w:rPr>
                <w:rFonts w:ascii="宋体" w:eastAsia="宋体" w:hAnsi="宋体" w:cs="微软雅黑"/>
                <w:szCs w:val="21"/>
                <w:rPrChange w:id="672" w:author="王同罕" w:date="2019-05-04T16:31:00Z">
                  <w:rPr>
                    <w:rFonts w:ascii="宋体" w:eastAsia="宋体" w:hAnsi="宋体" w:cs="微软雅黑"/>
                    <w:sz w:val="24"/>
                    <w:szCs w:val="24"/>
                  </w:rPr>
                </w:rPrChange>
              </w:rPr>
            </w:pPr>
          </w:p>
        </w:tc>
      </w:tr>
    </w:tbl>
    <w:p w14:paraId="155A5049" w14:textId="77777777" w:rsidR="008617E8" w:rsidRDefault="008617E8" w:rsidP="00717273">
      <w:pPr>
        <w:ind w:firstLine="420"/>
      </w:pPr>
    </w:p>
    <w:p w14:paraId="44C6CB4C" w14:textId="77777777" w:rsidR="008C7D9B" w:rsidRDefault="008F7F32">
      <w:pPr>
        <w:pStyle w:val="2"/>
        <w:spacing w:before="0" w:after="0" w:line="300" w:lineRule="auto"/>
        <w:rPr>
          <w:rFonts w:ascii="Times New Roman" w:hAnsi="Times New Roman" w:cs="Times New Roman"/>
        </w:rPr>
      </w:pPr>
      <w:bookmarkStart w:id="673" w:name="_Toc7028474"/>
      <w:r w:rsidRPr="001A37AC">
        <w:rPr>
          <w:rFonts w:ascii="Times New Roman" w:hAnsi="Times New Roman" w:cs="Times New Roman"/>
        </w:rPr>
        <w:t>4.</w:t>
      </w:r>
      <w:r w:rsidR="00A67E2D">
        <w:rPr>
          <w:rFonts w:ascii="Times New Roman" w:hAnsi="Times New Roman" w:cs="Times New Roman"/>
        </w:rPr>
        <w:t>7</w:t>
      </w:r>
      <w:r w:rsidRPr="001A37AC">
        <w:rPr>
          <w:rFonts w:ascii="Times New Roman" w:hAnsi="Times New Roman" w:cs="Times New Roman"/>
        </w:rPr>
        <w:t xml:space="preserve">  </w:t>
      </w:r>
      <w:r w:rsidRPr="001A37AC">
        <w:rPr>
          <w:rFonts w:ascii="Times New Roman" w:hAnsi="Times New Roman" w:cs="Times New Roman"/>
        </w:rPr>
        <w:t>本章小结</w:t>
      </w:r>
      <w:bookmarkEnd w:id="673"/>
    </w:p>
    <w:p w14:paraId="19720717" w14:textId="2044DB1D" w:rsidR="00962D5F" w:rsidRPr="00821032" w:rsidRDefault="00962D5F">
      <w:pPr>
        <w:spacing w:line="300" w:lineRule="auto"/>
        <w:ind w:firstLineChars="200" w:firstLine="420"/>
        <w:rPr>
          <w:rFonts w:ascii="宋体" w:eastAsia="宋体" w:hAnsi="宋体"/>
          <w:sz w:val="24"/>
          <w:szCs w:val="24"/>
        </w:rPr>
        <w:pPrChange w:id="674" w:author="王同罕" w:date="2019-05-04T16:31:00Z">
          <w:pPr/>
        </w:pPrChange>
      </w:pPr>
      <w:r>
        <w:tab/>
      </w:r>
      <w:r w:rsidRPr="00821032">
        <w:rPr>
          <w:rFonts w:ascii="宋体" w:eastAsia="宋体" w:hAnsi="宋体"/>
          <w:sz w:val="24"/>
          <w:szCs w:val="24"/>
        </w:rPr>
        <w:t>本章主要介绍了简易社区底层数据库设计</w:t>
      </w:r>
      <w:r w:rsidRPr="00821032">
        <w:rPr>
          <w:rFonts w:ascii="宋体" w:eastAsia="宋体" w:hAnsi="宋体" w:hint="eastAsia"/>
          <w:sz w:val="24"/>
          <w:szCs w:val="24"/>
        </w:rPr>
        <w:t>，</w:t>
      </w:r>
      <w:r w:rsidRPr="00821032">
        <w:rPr>
          <w:rFonts w:ascii="宋体" w:eastAsia="宋体" w:hAnsi="宋体"/>
          <w:sz w:val="24"/>
          <w:szCs w:val="24"/>
        </w:rPr>
        <w:t>按照规范的数据库设计步骤</w:t>
      </w:r>
      <w:r w:rsidRPr="00821032">
        <w:rPr>
          <w:rFonts w:ascii="宋体" w:eastAsia="宋体" w:hAnsi="宋体" w:hint="eastAsia"/>
          <w:sz w:val="24"/>
          <w:szCs w:val="24"/>
        </w:rPr>
        <w:t>，</w:t>
      </w:r>
      <w:r w:rsidRPr="00821032">
        <w:rPr>
          <w:rFonts w:ascii="宋体" w:eastAsia="宋体" w:hAnsi="宋体"/>
          <w:sz w:val="24"/>
          <w:szCs w:val="24"/>
        </w:rPr>
        <w:t>首先在需求分析里面</w:t>
      </w:r>
      <w:r w:rsidRPr="00821032">
        <w:rPr>
          <w:rFonts w:ascii="宋体" w:eastAsia="宋体" w:hAnsi="宋体" w:hint="eastAsia"/>
          <w:sz w:val="24"/>
          <w:szCs w:val="24"/>
        </w:rPr>
        <w:t>，</w:t>
      </w:r>
      <w:r w:rsidRPr="00821032">
        <w:rPr>
          <w:rFonts w:ascii="宋体" w:eastAsia="宋体" w:hAnsi="宋体"/>
          <w:sz w:val="24"/>
          <w:szCs w:val="24"/>
        </w:rPr>
        <w:t>应该确定好用户的需求</w:t>
      </w:r>
      <w:r w:rsidRPr="00821032">
        <w:rPr>
          <w:rFonts w:ascii="宋体" w:eastAsia="宋体" w:hAnsi="宋体" w:hint="eastAsia"/>
          <w:sz w:val="24"/>
          <w:szCs w:val="24"/>
        </w:rPr>
        <w:t>，需要</w:t>
      </w:r>
      <w:r w:rsidRPr="00821032">
        <w:rPr>
          <w:rFonts w:ascii="宋体" w:eastAsia="宋体" w:hAnsi="宋体"/>
          <w:sz w:val="24"/>
          <w:szCs w:val="24"/>
        </w:rPr>
        <w:t>细致到每个功能</w:t>
      </w:r>
      <w:r w:rsidRPr="00821032">
        <w:rPr>
          <w:rFonts w:ascii="宋体" w:eastAsia="宋体" w:hAnsi="宋体" w:hint="eastAsia"/>
          <w:sz w:val="24"/>
          <w:szCs w:val="24"/>
        </w:rPr>
        <w:t>，</w:t>
      </w:r>
      <w:r w:rsidRPr="00821032">
        <w:rPr>
          <w:rFonts w:ascii="宋体" w:eastAsia="宋体" w:hAnsi="宋体"/>
          <w:sz w:val="24"/>
          <w:szCs w:val="24"/>
        </w:rPr>
        <w:t>这样</w:t>
      </w:r>
      <w:del w:id="675" w:author="王同罕" w:date="2019-05-04T16:32:00Z">
        <w:r w:rsidRPr="00821032" w:rsidDel="00112E01">
          <w:rPr>
            <w:rFonts w:ascii="宋体" w:eastAsia="宋体" w:hAnsi="宋体"/>
            <w:sz w:val="24"/>
            <w:szCs w:val="24"/>
          </w:rPr>
          <w:delText>我们</w:delText>
        </w:r>
      </w:del>
      <w:r w:rsidRPr="00821032">
        <w:rPr>
          <w:rFonts w:ascii="宋体" w:eastAsia="宋体" w:hAnsi="宋体"/>
          <w:sz w:val="24"/>
          <w:szCs w:val="24"/>
        </w:rPr>
        <w:t>才能打好整套系统的基础</w:t>
      </w:r>
      <w:r w:rsidR="00AB0311" w:rsidRPr="00821032">
        <w:rPr>
          <w:rFonts w:ascii="宋体" w:eastAsia="宋体" w:hAnsi="宋体" w:hint="eastAsia"/>
          <w:sz w:val="24"/>
          <w:szCs w:val="24"/>
        </w:rPr>
        <w:t>，</w:t>
      </w:r>
      <w:r w:rsidR="00AB0311" w:rsidRPr="00821032">
        <w:rPr>
          <w:rFonts w:ascii="宋体" w:eastAsia="宋体" w:hAnsi="宋体"/>
          <w:sz w:val="24"/>
          <w:szCs w:val="24"/>
        </w:rPr>
        <w:t>并且</w:t>
      </w:r>
      <w:r w:rsidR="00AB0311" w:rsidRPr="00821032">
        <w:rPr>
          <w:rFonts w:ascii="宋体" w:eastAsia="宋体" w:hAnsi="宋体" w:hint="eastAsia"/>
          <w:sz w:val="24"/>
          <w:szCs w:val="24"/>
        </w:rPr>
        <w:t>在数据库设计表这一块，可以根据需求在需要的表建立相对应的索引、存储过程等数据库提供快速查询的方法。</w:t>
      </w:r>
    </w:p>
    <w:p w14:paraId="4686C716" w14:textId="2BB76FD8" w:rsidR="00AB0311" w:rsidRPr="00821032" w:rsidRDefault="00AB0311">
      <w:pPr>
        <w:spacing w:line="300" w:lineRule="auto"/>
        <w:ind w:firstLineChars="200" w:firstLine="480"/>
        <w:rPr>
          <w:rFonts w:ascii="宋体" w:eastAsia="宋体" w:hAnsi="宋体"/>
          <w:sz w:val="24"/>
          <w:szCs w:val="24"/>
        </w:rPr>
        <w:pPrChange w:id="676" w:author="王同罕" w:date="2019-05-04T16:31:00Z">
          <w:pPr/>
        </w:pPrChange>
      </w:pPr>
      <w:r w:rsidRPr="00821032">
        <w:rPr>
          <w:rFonts w:ascii="宋体" w:eastAsia="宋体" w:hAnsi="宋体"/>
          <w:sz w:val="24"/>
          <w:szCs w:val="24"/>
        </w:rPr>
        <w:tab/>
        <w:t>绘制好</w:t>
      </w:r>
      <w:r w:rsidRPr="00821032">
        <w:rPr>
          <w:rFonts w:ascii="宋体" w:eastAsia="宋体" w:hAnsi="宋体" w:hint="eastAsia"/>
          <w:sz w:val="24"/>
          <w:szCs w:val="24"/>
        </w:rPr>
        <w:t>E</w:t>
      </w:r>
      <w:r w:rsidRPr="00821032">
        <w:rPr>
          <w:rFonts w:ascii="宋体" w:eastAsia="宋体" w:hAnsi="宋体"/>
          <w:sz w:val="24"/>
          <w:szCs w:val="24"/>
        </w:rPr>
        <w:t>-R</w:t>
      </w:r>
      <w:ins w:id="677" w:author="王同罕" w:date="2019-05-04T16:32:00Z">
        <w:r w:rsidR="00112E01">
          <w:rPr>
            <w:rFonts w:ascii="宋体" w:eastAsia="宋体" w:hAnsi="宋体"/>
            <w:sz w:val="24"/>
            <w:szCs w:val="24"/>
          </w:rPr>
          <w:t>图</w:t>
        </w:r>
      </w:ins>
      <w:r w:rsidRPr="00821032">
        <w:rPr>
          <w:rFonts w:ascii="宋体" w:eastAsia="宋体" w:hAnsi="宋体"/>
          <w:sz w:val="24"/>
          <w:szCs w:val="24"/>
        </w:rPr>
        <w:t>更能直观表现系统的主体功能以及实体与实体之间联系</w:t>
      </w:r>
      <w:r w:rsidRPr="00821032">
        <w:rPr>
          <w:rFonts w:ascii="宋体" w:eastAsia="宋体" w:hAnsi="宋体" w:hint="eastAsia"/>
          <w:sz w:val="24"/>
          <w:szCs w:val="24"/>
        </w:rPr>
        <w:t>，便于开发者</w:t>
      </w:r>
      <w:del w:id="678" w:author="王同罕" w:date="2019-05-04T16:32:00Z">
        <w:r w:rsidRPr="00821032" w:rsidDel="00112E01">
          <w:rPr>
            <w:rFonts w:ascii="宋体" w:eastAsia="宋体" w:hAnsi="宋体" w:hint="eastAsia"/>
            <w:sz w:val="24"/>
            <w:szCs w:val="24"/>
          </w:rPr>
          <w:delText>能够</w:delText>
        </w:r>
      </w:del>
      <w:r w:rsidRPr="00821032">
        <w:rPr>
          <w:rFonts w:ascii="宋体" w:eastAsia="宋体" w:hAnsi="宋体" w:hint="eastAsia"/>
          <w:sz w:val="24"/>
          <w:szCs w:val="24"/>
        </w:rPr>
        <w:t>更好的理清除思路</w:t>
      </w:r>
      <w:del w:id="679" w:author="王同罕" w:date="2019-05-04T16:33:00Z">
        <w:r w:rsidRPr="00821032" w:rsidDel="00112E01">
          <w:rPr>
            <w:rFonts w:ascii="宋体" w:eastAsia="宋体" w:hAnsi="宋体" w:hint="eastAsia"/>
            <w:sz w:val="24"/>
            <w:szCs w:val="24"/>
          </w:rPr>
          <w:delText>；</w:delText>
        </w:r>
      </w:del>
      <w:ins w:id="680" w:author="王同罕" w:date="2019-05-04T16:33:00Z">
        <w:r w:rsidR="00112E01">
          <w:rPr>
            <w:rFonts w:ascii="宋体" w:eastAsia="宋体" w:hAnsi="宋体" w:hint="eastAsia"/>
            <w:sz w:val="24"/>
            <w:szCs w:val="24"/>
          </w:rPr>
          <w:t>。</w:t>
        </w:r>
      </w:ins>
      <w:r w:rsidRPr="00821032">
        <w:rPr>
          <w:rFonts w:ascii="宋体" w:eastAsia="宋体" w:hAnsi="宋体" w:hint="eastAsia"/>
          <w:sz w:val="24"/>
          <w:szCs w:val="24"/>
        </w:rPr>
        <w:t>这样不仅仅提升开发效率，一旦在开发后期出现新的需求，需要改动数据库表结构、迁移数据库或者优化</w:t>
      </w:r>
      <w:del w:id="681" w:author="王同罕" w:date="2019-05-04T16:33:00Z">
        <w:r w:rsidRPr="00821032" w:rsidDel="00112E01">
          <w:rPr>
            <w:rFonts w:ascii="宋体" w:eastAsia="宋体" w:hAnsi="宋体" w:hint="eastAsia"/>
            <w:sz w:val="24"/>
            <w:szCs w:val="24"/>
          </w:rPr>
          <w:delText>等等</w:delText>
        </w:r>
      </w:del>
      <w:ins w:id="682" w:author="王同罕" w:date="2019-05-04T16:33:00Z">
        <w:r w:rsidR="00112E01">
          <w:rPr>
            <w:rFonts w:ascii="宋体" w:eastAsia="宋体" w:hAnsi="宋体" w:hint="eastAsia"/>
            <w:sz w:val="24"/>
            <w:szCs w:val="24"/>
          </w:rPr>
          <w:t>的时候</w:t>
        </w:r>
      </w:ins>
      <w:r w:rsidRPr="00821032">
        <w:rPr>
          <w:rFonts w:ascii="宋体" w:eastAsia="宋体" w:hAnsi="宋体" w:hint="eastAsia"/>
          <w:sz w:val="24"/>
          <w:szCs w:val="24"/>
        </w:rPr>
        <w:t>，开发人员</w:t>
      </w:r>
      <w:del w:id="683" w:author="王同罕" w:date="2019-05-04T16:34:00Z">
        <w:r w:rsidRPr="00821032" w:rsidDel="00112E01">
          <w:rPr>
            <w:rFonts w:ascii="宋体" w:eastAsia="宋体" w:hAnsi="宋体" w:hint="eastAsia"/>
            <w:sz w:val="24"/>
            <w:szCs w:val="24"/>
          </w:rPr>
          <w:delText>也能</w:delText>
        </w:r>
      </w:del>
      <w:ins w:id="684" w:author="王同罕" w:date="2019-05-04T16:34:00Z">
        <w:r w:rsidR="00112E01">
          <w:rPr>
            <w:rFonts w:ascii="宋体" w:eastAsia="宋体" w:hAnsi="宋体" w:hint="eastAsia"/>
            <w:sz w:val="24"/>
            <w:szCs w:val="24"/>
          </w:rPr>
          <w:t>将</w:t>
        </w:r>
      </w:ins>
      <w:r w:rsidRPr="00821032">
        <w:rPr>
          <w:rFonts w:ascii="宋体" w:eastAsia="宋体" w:hAnsi="宋体" w:hint="eastAsia"/>
          <w:sz w:val="24"/>
          <w:szCs w:val="24"/>
        </w:rPr>
        <w:t>在维护、优化</w:t>
      </w:r>
      <w:ins w:id="685" w:author="王同罕" w:date="2019-05-04T16:34:00Z">
        <w:r w:rsidR="00112E01">
          <w:rPr>
            <w:rFonts w:ascii="宋体" w:eastAsia="宋体" w:hAnsi="宋体" w:hint="eastAsia"/>
            <w:sz w:val="24"/>
            <w:szCs w:val="24"/>
          </w:rPr>
          <w:t>方面</w:t>
        </w:r>
      </w:ins>
      <w:del w:id="686" w:author="王同罕" w:date="2019-05-04T16:34:00Z">
        <w:r w:rsidRPr="00821032" w:rsidDel="00112E01">
          <w:rPr>
            <w:rFonts w:ascii="宋体" w:eastAsia="宋体" w:hAnsi="宋体" w:hint="eastAsia"/>
            <w:sz w:val="24"/>
            <w:szCs w:val="24"/>
          </w:rPr>
          <w:delText>减少不必要的麻烦</w:delText>
        </w:r>
      </w:del>
      <w:ins w:id="687" w:author="王同罕" w:date="2019-05-04T16:34:00Z">
        <w:r w:rsidR="00112E01">
          <w:rPr>
            <w:rFonts w:ascii="宋体" w:eastAsia="宋体" w:hAnsi="宋体" w:hint="eastAsia"/>
            <w:sz w:val="24"/>
            <w:szCs w:val="24"/>
          </w:rPr>
          <w:t>省心省力</w:t>
        </w:r>
      </w:ins>
      <w:r w:rsidRPr="00821032">
        <w:rPr>
          <w:rFonts w:ascii="宋体" w:eastAsia="宋体" w:hAnsi="宋体" w:hint="eastAsia"/>
          <w:sz w:val="24"/>
          <w:szCs w:val="24"/>
        </w:rPr>
        <w:t>。</w:t>
      </w:r>
    </w:p>
    <w:p w14:paraId="3B9066A4" w14:textId="77777777" w:rsidR="00472C51" w:rsidRDefault="00552265" w:rsidP="00472C51">
      <w:pPr>
        <w:pStyle w:val="1"/>
        <w:jc w:val="center"/>
      </w:pPr>
      <w:bookmarkStart w:id="688" w:name="_Toc7028475"/>
      <w:r>
        <w:rPr>
          <w:rFonts w:hint="eastAsia"/>
        </w:rPr>
        <w:lastRenderedPageBreak/>
        <w:t>第</w:t>
      </w:r>
      <w:r>
        <w:rPr>
          <w:rFonts w:hint="eastAsia"/>
        </w:rPr>
        <w:t>5</w:t>
      </w:r>
      <w:r w:rsidR="00472C51">
        <w:rPr>
          <w:rFonts w:hint="eastAsia"/>
        </w:rPr>
        <w:t>章</w:t>
      </w:r>
      <w:r w:rsidR="00472C51">
        <w:rPr>
          <w:rFonts w:hint="eastAsia"/>
        </w:rPr>
        <w:t xml:space="preserve"> </w:t>
      </w:r>
      <w:r w:rsidR="00472C51">
        <w:t xml:space="preserve"> </w:t>
      </w:r>
      <w:r w:rsidR="00CE5145">
        <w:rPr>
          <w:rFonts w:hint="eastAsia"/>
        </w:rPr>
        <w:t>技术及</w:t>
      </w:r>
      <w:r w:rsidR="00472C51">
        <w:t>核心代码阐述</w:t>
      </w:r>
      <w:bookmarkEnd w:id="688"/>
    </w:p>
    <w:p w14:paraId="2DBE7EA4" w14:textId="77777777" w:rsidR="00CE5145" w:rsidRDefault="00CE5145" w:rsidP="00CE5145">
      <w:pPr>
        <w:pStyle w:val="2"/>
        <w:spacing w:before="0" w:after="0" w:line="300" w:lineRule="auto"/>
        <w:rPr>
          <w:rFonts w:ascii="Times New Roman" w:hAnsi="Times New Roman" w:cs="Times New Roman"/>
        </w:rPr>
      </w:pPr>
      <w:bookmarkStart w:id="689" w:name="_Toc7028476"/>
      <w:r w:rsidRPr="00CE5145">
        <w:rPr>
          <w:rFonts w:ascii="Times New Roman" w:hAnsi="Times New Roman" w:cs="Times New Roman"/>
        </w:rPr>
        <w:t>5.1  Spring</w:t>
      </w:r>
      <w:r w:rsidRPr="00CE5145">
        <w:rPr>
          <w:rFonts w:ascii="Times New Roman" w:hAnsi="Times New Roman" w:cs="Times New Roman"/>
        </w:rPr>
        <w:t>简介</w:t>
      </w:r>
      <w:bookmarkEnd w:id="689"/>
    </w:p>
    <w:p w14:paraId="000D23FC" w14:textId="4710119E" w:rsidR="00CE5145" w:rsidRPr="00821032" w:rsidRDefault="00CE5145">
      <w:pPr>
        <w:spacing w:line="300" w:lineRule="auto"/>
        <w:ind w:firstLineChars="200" w:firstLine="420"/>
        <w:rPr>
          <w:rFonts w:ascii="宋体" w:eastAsia="宋体" w:hAnsi="宋体"/>
          <w:sz w:val="24"/>
          <w:szCs w:val="24"/>
        </w:rPr>
        <w:pPrChange w:id="690" w:author="王同罕" w:date="2019-05-04T16:34:00Z">
          <w:pPr/>
        </w:pPrChange>
      </w:pPr>
      <w:r>
        <w:tab/>
      </w:r>
      <w:r w:rsidRPr="00821032">
        <w:rPr>
          <w:rFonts w:ascii="宋体" w:eastAsia="宋体" w:hAnsi="宋体" w:hint="eastAsia"/>
          <w:sz w:val="24"/>
          <w:szCs w:val="24"/>
        </w:rPr>
        <w:t>Spring框架</w:t>
      </w:r>
      <w:commentRangeStart w:id="691"/>
      <w:r w:rsidR="00700A97" w:rsidRPr="00821032">
        <w:rPr>
          <w:rFonts w:ascii="宋体" w:eastAsia="宋体" w:hAnsi="宋体" w:hint="eastAsia"/>
          <w:sz w:val="24"/>
          <w:szCs w:val="24"/>
          <w:vertAlign w:val="superscript"/>
        </w:rPr>
        <w:t>[</w:t>
      </w:r>
      <w:r w:rsidR="00700A97" w:rsidRPr="00821032">
        <w:rPr>
          <w:rFonts w:ascii="宋体" w:eastAsia="宋体" w:hAnsi="宋体"/>
          <w:sz w:val="24"/>
          <w:szCs w:val="24"/>
          <w:vertAlign w:val="superscript"/>
        </w:rPr>
        <w:t>6,12]</w:t>
      </w:r>
      <w:commentRangeEnd w:id="691"/>
      <w:r w:rsidR="00052417">
        <w:rPr>
          <w:rStyle w:val="ae"/>
        </w:rPr>
        <w:commentReference w:id="691"/>
      </w:r>
      <w:r w:rsidRPr="00821032">
        <w:rPr>
          <w:rFonts w:ascii="宋体" w:eastAsia="宋体" w:hAnsi="宋体" w:hint="eastAsia"/>
          <w:sz w:val="24"/>
          <w:szCs w:val="24"/>
        </w:rPr>
        <w:t>是由于软件开发</w:t>
      </w:r>
      <w:del w:id="692" w:author="王同罕" w:date="2019-05-04T16:36:00Z">
        <w:r w:rsidRPr="00821032" w:rsidDel="00052417">
          <w:rPr>
            <w:rFonts w:ascii="宋体" w:eastAsia="宋体" w:hAnsi="宋体" w:hint="eastAsia"/>
            <w:sz w:val="24"/>
            <w:szCs w:val="24"/>
          </w:rPr>
          <w:delText>的</w:delText>
        </w:r>
        <w:r w:rsidR="00D61523" w:rsidRPr="00821032" w:rsidDel="00052417">
          <w:rPr>
            <w:rFonts w:ascii="宋体" w:eastAsia="宋体" w:hAnsi="宋体" w:hint="eastAsia"/>
            <w:sz w:val="24"/>
            <w:szCs w:val="24"/>
          </w:rPr>
          <w:delText>太</w:delText>
        </w:r>
      </w:del>
      <w:r w:rsidR="00D61523" w:rsidRPr="00821032">
        <w:rPr>
          <w:rFonts w:ascii="宋体" w:eastAsia="宋体" w:hAnsi="宋体" w:hint="eastAsia"/>
          <w:sz w:val="24"/>
          <w:szCs w:val="24"/>
        </w:rPr>
        <w:t>过于复杂</w:t>
      </w:r>
      <w:r w:rsidRPr="00821032">
        <w:rPr>
          <w:rFonts w:ascii="宋体" w:eastAsia="宋体" w:hAnsi="宋体" w:hint="eastAsia"/>
          <w:sz w:val="24"/>
          <w:szCs w:val="24"/>
        </w:rPr>
        <w:t>而创建的</w:t>
      </w:r>
      <w:r w:rsidR="00D61523" w:rsidRPr="00821032">
        <w:rPr>
          <w:rFonts w:ascii="宋体" w:eastAsia="宋体" w:hAnsi="宋体" w:hint="eastAsia"/>
          <w:sz w:val="24"/>
          <w:szCs w:val="24"/>
        </w:rPr>
        <w:t>一种</w:t>
      </w:r>
      <w:r w:rsidR="00BE262B" w:rsidRPr="00821032">
        <w:rPr>
          <w:rFonts w:ascii="宋体" w:eastAsia="宋体" w:hAnsi="宋体" w:hint="eastAsia"/>
          <w:sz w:val="24"/>
          <w:szCs w:val="24"/>
        </w:rPr>
        <w:t>轻量级框架，便捷</w:t>
      </w:r>
      <w:r w:rsidR="00D61523" w:rsidRPr="00821032">
        <w:rPr>
          <w:rFonts w:ascii="宋体" w:eastAsia="宋体" w:hAnsi="宋体" w:hint="eastAsia"/>
          <w:sz w:val="24"/>
          <w:szCs w:val="24"/>
        </w:rPr>
        <w:t>程序</w:t>
      </w:r>
      <w:r w:rsidR="00BE262B" w:rsidRPr="00821032">
        <w:rPr>
          <w:rFonts w:ascii="宋体" w:eastAsia="宋体" w:hAnsi="宋体" w:hint="eastAsia"/>
          <w:sz w:val="24"/>
          <w:szCs w:val="24"/>
        </w:rPr>
        <w:t>开发，并且使用方便</w:t>
      </w:r>
      <w:ins w:id="693" w:author="王同罕" w:date="2019-05-04T16:36:00Z">
        <w:r w:rsidR="00052417">
          <w:rPr>
            <w:rFonts w:ascii="宋体" w:eastAsia="宋体" w:hAnsi="宋体" w:hint="eastAsia"/>
            <w:sz w:val="24"/>
            <w:szCs w:val="24"/>
          </w:rPr>
          <w:t>，并且</w:t>
        </w:r>
      </w:ins>
      <w:r w:rsidR="00BE262B" w:rsidRPr="00821032">
        <w:rPr>
          <w:rFonts w:ascii="宋体" w:eastAsia="宋体" w:hAnsi="宋体" w:hint="eastAsia"/>
          <w:sz w:val="24"/>
          <w:szCs w:val="24"/>
        </w:rPr>
        <w:t>大部分都是以注解的形式将类注入到spring容器</w:t>
      </w:r>
      <w:r w:rsidRPr="00821032">
        <w:rPr>
          <w:rFonts w:ascii="宋体" w:eastAsia="宋体" w:hAnsi="宋体" w:hint="eastAsia"/>
          <w:sz w:val="24"/>
          <w:szCs w:val="24"/>
        </w:rPr>
        <w:t>。然而，Spring的用途不仅仅</w:t>
      </w:r>
      <w:r w:rsidR="00BE262B" w:rsidRPr="00821032">
        <w:rPr>
          <w:rFonts w:ascii="宋体" w:eastAsia="宋体" w:hAnsi="宋体" w:hint="eastAsia"/>
          <w:sz w:val="24"/>
          <w:szCs w:val="24"/>
        </w:rPr>
        <w:t>局限于java服务器端的开发。从简单性、可测试性和松耦合性角度而言，市场是大部分的Java</w:t>
      </w:r>
      <w:r w:rsidR="00BE262B" w:rsidRPr="00821032">
        <w:rPr>
          <w:rFonts w:ascii="宋体" w:eastAsia="宋体" w:hAnsi="宋体"/>
          <w:sz w:val="24"/>
          <w:szCs w:val="24"/>
        </w:rPr>
        <w:t xml:space="preserve"> </w:t>
      </w:r>
      <w:r w:rsidR="00BE262B" w:rsidRPr="00821032">
        <w:rPr>
          <w:rFonts w:ascii="宋体" w:eastAsia="宋体" w:hAnsi="宋体" w:hint="eastAsia"/>
          <w:sz w:val="24"/>
          <w:szCs w:val="24"/>
        </w:rPr>
        <w:t>web项目</w:t>
      </w:r>
      <w:r w:rsidRPr="00821032">
        <w:rPr>
          <w:rFonts w:ascii="宋体" w:eastAsia="宋体" w:hAnsi="宋体" w:hint="eastAsia"/>
          <w:sz w:val="24"/>
          <w:szCs w:val="24"/>
        </w:rPr>
        <w:t>都可以从Spring中受益；所包含的特点</w:t>
      </w:r>
      <w:del w:id="694" w:author="王同罕" w:date="2019-05-04T16:37:00Z">
        <w:r w:rsidR="002626CC" w:rsidRPr="00821032" w:rsidDel="00052417">
          <w:rPr>
            <w:rFonts w:ascii="宋体" w:eastAsia="宋体" w:hAnsi="宋体" w:hint="eastAsia"/>
            <w:sz w:val="24"/>
            <w:szCs w:val="24"/>
          </w:rPr>
          <w:delText>我自己</w:delText>
        </w:r>
      </w:del>
      <w:r w:rsidR="002626CC" w:rsidRPr="00821032">
        <w:rPr>
          <w:rFonts w:ascii="宋体" w:eastAsia="宋体" w:hAnsi="宋体" w:hint="eastAsia"/>
          <w:sz w:val="24"/>
          <w:szCs w:val="24"/>
        </w:rPr>
        <w:t>总结</w:t>
      </w:r>
      <w:del w:id="695" w:author="王同罕" w:date="2019-05-04T16:37:00Z">
        <w:r w:rsidR="002626CC" w:rsidRPr="00821032" w:rsidDel="00052417">
          <w:rPr>
            <w:rFonts w:ascii="宋体" w:eastAsia="宋体" w:hAnsi="宋体" w:hint="eastAsia"/>
            <w:sz w:val="24"/>
            <w:szCs w:val="24"/>
          </w:rPr>
          <w:delText>了以</w:delText>
        </w:r>
      </w:del>
      <w:ins w:id="696" w:author="王同罕" w:date="2019-05-04T16:37:00Z">
        <w:r w:rsidR="00052417">
          <w:rPr>
            <w:rFonts w:ascii="宋体" w:eastAsia="宋体" w:hAnsi="宋体" w:hint="eastAsia"/>
            <w:sz w:val="24"/>
            <w:szCs w:val="24"/>
          </w:rPr>
          <w:t>如</w:t>
        </w:r>
      </w:ins>
      <w:r w:rsidR="002626CC" w:rsidRPr="00821032">
        <w:rPr>
          <w:rFonts w:ascii="宋体" w:eastAsia="宋体" w:hAnsi="宋体" w:hint="eastAsia"/>
          <w:sz w:val="24"/>
          <w:szCs w:val="24"/>
        </w:rPr>
        <w:t>下四点</w:t>
      </w:r>
      <w:r w:rsidRPr="00821032">
        <w:rPr>
          <w:rFonts w:ascii="宋体" w:eastAsia="宋体" w:hAnsi="宋体" w:hint="eastAsia"/>
          <w:sz w:val="24"/>
          <w:szCs w:val="24"/>
        </w:rPr>
        <w:t>：</w:t>
      </w:r>
    </w:p>
    <w:p w14:paraId="132A3C30" w14:textId="77777777" w:rsidR="00CE5145" w:rsidRPr="00821032" w:rsidRDefault="00CE5145">
      <w:pPr>
        <w:spacing w:line="300" w:lineRule="auto"/>
        <w:ind w:firstLineChars="200" w:firstLine="480"/>
        <w:rPr>
          <w:rFonts w:ascii="宋体" w:eastAsia="宋体" w:hAnsi="宋体"/>
          <w:sz w:val="24"/>
          <w:szCs w:val="24"/>
        </w:rPr>
        <w:pPrChange w:id="697" w:author="王同罕" w:date="2019-05-04T16:35:00Z">
          <w:pPr/>
        </w:pPrChange>
      </w:pPr>
      <w:r w:rsidRPr="00821032">
        <w:rPr>
          <w:rFonts w:ascii="宋体" w:eastAsia="宋体" w:hAnsi="宋体"/>
          <w:sz w:val="24"/>
          <w:szCs w:val="24"/>
        </w:rPr>
        <w:t>1.方便解耦，简化开发</w:t>
      </w:r>
    </w:p>
    <w:p w14:paraId="5653B569" w14:textId="77777777" w:rsidR="00CE5145" w:rsidRPr="00821032" w:rsidRDefault="00CE5145">
      <w:pPr>
        <w:spacing w:line="300" w:lineRule="auto"/>
        <w:ind w:firstLineChars="200" w:firstLine="480"/>
        <w:rPr>
          <w:rFonts w:ascii="宋体" w:eastAsia="宋体" w:hAnsi="宋体"/>
          <w:sz w:val="24"/>
          <w:szCs w:val="24"/>
        </w:rPr>
        <w:pPrChange w:id="698" w:author="王同罕" w:date="2019-05-04T16:37:00Z">
          <w:pPr>
            <w:ind w:firstLine="420"/>
          </w:pPr>
        </w:pPrChange>
      </w:pPr>
      <w:r w:rsidRPr="00821032">
        <w:rPr>
          <w:rFonts w:ascii="宋体" w:eastAsia="宋体" w:hAnsi="宋体" w:hint="eastAsia"/>
          <w:sz w:val="24"/>
          <w:szCs w:val="24"/>
        </w:rPr>
        <w:t>通过</w:t>
      </w:r>
      <w:r w:rsidRPr="00821032">
        <w:rPr>
          <w:rFonts w:ascii="宋体" w:eastAsia="宋体" w:hAnsi="宋体"/>
          <w:sz w:val="24"/>
          <w:szCs w:val="24"/>
        </w:rPr>
        <w:t>Spring提供的IoC容器，我们可以将对象之间的依赖关系交由Spring进行</w:t>
      </w:r>
      <w:r w:rsidR="00BE262B" w:rsidRPr="00821032">
        <w:rPr>
          <w:rFonts w:ascii="宋体" w:eastAsia="宋体" w:hAnsi="宋体" w:hint="eastAsia"/>
          <w:sz w:val="24"/>
          <w:szCs w:val="24"/>
        </w:rPr>
        <w:t>统一管理</w:t>
      </w:r>
      <w:r w:rsidRPr="00821032">
        <w:rPr>
          <w:rFonts w:ascii="宋体" w:eastAsia="宋体" w:hAnsi="宋体"/>
          <w:sz w:val="24"/>
          <w:szCs w:val="24"/>
        </w:rPr>
        <w:t>，避免</w:t>
      </w:r>
      <w:r w:rsidR="00BE262B" w:rsidRPr="00821032">
        <w:rPr>
          <w:rFonts w:ascii="宋体" w:eastAsia="宋体" w:hAnsi="宋体" w:hint="eastAsia"/>
          <w:sz w:val="24"/>
          <w:szCs w:val="24"/>
        </w:rPr>
        <w:t>编写程序</w:t>
      </w:r>
      <w:r w:rsidRPr="00821032">
        <w:rPr>
          <w:rFonts w:ascii="宋体" w:eastAsia="宋体" w:hAnsi="宋体"/>
          <w:sz w:val="24"/>
          <w:szCs w:val="24"/>
        </w:rPr>
        <w:t>所造成的过度程序耦合</w:t>
      </w:r>
      <w:r w:rsidR="005F4189" w:rsidRPr="00821032">
        <w:rPr>
          <w:rFonts w:ascii="宋体" w:eastAsia="宋体" w:hAnsi="宋体" w:hint="eastAsia"/>
          <w:sz w:val="24"/>
          <w:szCs w:val="24"/>
        </w:rPr>
        <w:t>，</w:t>
      </w:r>
      <w:r w:rsidR="005F4189" w:rsidRPr="00821032">
        <w:rPr>
          <w:rFonts w:ascii="宋体" w:eastAsia="宋体" w:hAnsi="宋体"/>
          <w:sz w:val="24"/>
          <w:szCs w:val="24"/>
        </w:rPr>
        <w:t>这样能够减少冗余代码的书写</w:t>
      </w:r>
      <w:r w:rsidRPr="00821032">
        <w:rPr>
          <w:rFonts w:ascii="宋体" w:eastAsia="宋体" w:hAnsi="宋体"/>
          <w:sz w:val="24"/>
          <w:szCs w:val="24"/>
        </w:rPr>
        <w:t>。有了Spring，用户不必再为单实例模式类、属性文件解析等这些很底层的需求编写代码</w:t>
      </w:r>
      <w:r w:rsidR="005F4189" w:rsidRPr="00821032">
        <w:rPr>
          <w:rFonts w:ascii="宋体" w:eastAsia="宋体" w:hAnsi="宋体" w:hint="eastAsia"/>
          <w:sz w:val="24"/>
          <w:szCs w:val="24"/>
        </w:rPr>
        <w:t>，</w:t>
      </w:r>
      <w:r w:rsidR="005F4189" w:rsidRPr="00821032">
        <w:rPr>
          <w:rFonts w:ascii="宋体" w:eastAsia="宋体" w:hAnsi="宋体"/>
          <w:sz w:val="24"/>
          <w:szCs w:val="24"/>
        </w:rPr>
        <w:t>也就是说没必要太关注于整套系统的结构</w:t>
      </w:r>
      <w:r w:rsidRPr="00821032">
        <w:rPr>
          <w:rFonts w:ascii="宋体" w:eastAsia="宋体" w:hAnsi="宋体"/>
          <w:sz w:val="24"/>
          <w:szCs w:val="24"/>
        </w:rPr>
        <w:t>，可以更专注于</w:t>
      </w:r>
      <w:r w:rsidR="005F4189" w:rsidRPr="00821032">
        <w:rPr>
          <w:rFonts w:ascii="宋体" w:eastAsia="宋体" w:hAnsi="宋体"/>
          <w:sz w:val="24"/>
          <w:szCs w:val="24"/>
        </w:rPr>
        <w:t>在业务逻辑代码上的开发</w:t>
      </w:r>
      <w:r w:rsidR="0019064D" w:rsidRPr="00821032">
        <w:rPr>
          <w:rFonts w:ascii="宋体" w:eastAsia="宋体" w:hAnsi="宋体" w:hint="eastAsia"/>
          <w:sz w:val="24"/>
          <w:szCs w:val="24"/>
        </w:rPr>
        <w:t>，</w:t>
      </w:r>
      <w:r w:rsidR="0019064D" w:rsidRPr="00821032">
        <w:rPr>
          <w:rFonts w:ascii="宋体" w:eastAsia="宋体" w:hAnsi="宋体"/>
          <w:sz w:val="24"/>
          <w:szCs w:val="24"/>
        </w:rPr>
        <w:t>提升开发效率</w:t>
      </w:r>
      <w:r w:rsidRPr="00821032">
        <w:rPr>
          <w:rFonts w:ascii="宋体" w:eastAsia="宋体" w:hAnsi="宋体"/>
          <w:sz w:val="24"/>
          <w:szCs w:val="24"/>
        </w:rPr>
        <w:t>。</w:t>
      </w:r>
    </w:p>
    <w:p w14:paraId="64635893" w14:textId="77777777" w:rsidR="00CE5145" w:rsidRPr="00821032" w:rsidRDefault="00CE5145">
      <w:pPr>
        <w:spacing w:line="300" w:lineRule="auto"/>
        <w:ind w:firstLineChars="200" w:firstLine="480"/>
        <w:rPr>
          <w:rFonts w:ascii="宋体" w:eastAsia="宋体" w:hAnsi="宋体"/>
          <w:sz w:val="24"/>
          <w:szCs w:val="24"/>
        </w:rPr>
        <w:pPrChange w:id="699" w:author="王同罕" w:date="2019-05-04T16:35:00Z">
          <w:pPr/>
        </w:pPrChange>
      </w:pPr>
      <w:r w:rsidRPr="00821032">
        <w:rPr>
          <w:rFonts w:ascii="宋体" w:eastAsia="宋体" w:hAnsi="宋体"/>
          <w:sz w:val="24"/>
          <w:szCs w:val="24"/>
        </w:rPr>
        <w:t>2.AOP编程的支持</w:t>
      </w:r>
    </w:p>
    <w:p w14:paraId="5249E873" w14:textId="77777777" w:rsidR="00CE5145" w:rsidRPr="00821032" w:rsidRDefault="00CE5145">
      <w:pPr>
        <w:spacing w:line="300" w:lineRule="auto"/>
        <w:ind w:firstLineChars="200" w:firstLine="480"/>
        <w:rPr>
          <w:rFonts w:ascii="宋体" w:eastAsia="宋体" w:hAnsi="宋体"/>
          <w:sz w:val="24"/>
          <w:szCs w:val="24"/>
        </w:rPr>
        <w:pPrChange w:id="700" w:author="王同罕" w:date="2019-05-04T16:35:00Z">
          <w:pPr>
            <w:ind w:firstLine="420"/>
          </w:pPr>
        </w:pPrChange>
      </w:pPr>
      <w:r w:rsidRPr="00821032">
        <w:rPr>
          <w:rFonts w:ascii="宋体" w:eastAsia="宋体" w:hAnsi="宋体" w:hint="eastAsia"/>
          <w:sz w:val="24"/>
          <w:szCs w:val="24"/>
        </w:rPr>
        <w:t>通过</w:t>
      </w:r>
      <w:r w:rsidRPr="00821032">
        <w:rPr>
          <w:rFonts w:ascii="宋体" w:eastAsia="宋体" w:hAnsi="宋体"/>
          <w:sz w:val="24"/>
          <w:szCs w:val="24"/>
        </w:rPr>
        <w:t>Spring提供的AOP功能，方便进行面向切面的编程，</w:t>
      </w:r>
      <w:r w:rsidR="0019064D" w:rsidRPr="00821032">
        <w:rPr>
          <w:rFonts w:ascii="宋体" w:eastAsia="宋体" w:hAnsi="宋体"/>
          <w:sz w:val="24"/>
          <w:szCs w:val="24"/>
        </w:rPr>
        <w:t>因为</w:t>
      </w:r>
      <w:r w:rsidR="0019064D" w:rsidRPr="00821032">
        <w:rPr>
          <w:rFonts w:ascii="宋体" w:eastAsia="宋体" w:hAnsi="宋体" w:hint="eastAsia"/>
          <w:sz w:val="24"/>
          <w:szCs w:val="24"/>
        </w:rPr>
        <w:t>A</w:t>
      </w:r>
      <w:r w:rsidR="0019064D" w:rsidRPr="00821032">
        <w:rPr>
          <w:rFonts w:ascii="宋体" w:eastAsia="宋体" w:hAnsi="宋体"/>
          <w:sz w:val="24"/>
          <w:szCs w:val="24"/>
        </w:rPr>
        <w:t>OP功能开启了</w:t>
      </w:r>
      <w:r w:rsidR="0019064D" w:rsidRPr="00821032">
        <w:rPr>
          <w:rFonts w:ascii="宋体" w:eastAsia="宋体" w:hAnsi="宋体" w:hint="eastAsia"/>
          <w:sz w:val="24"/>
          <w:szCs w:val="24"/>
        </w:rPr>
        <w:t>，</w:t>
      </w:r>
      <w:r w:rsidR="0019064D" w:rsidRPr="00821032">
        <w:rPr>
          <w:rFonts w:ascii="宋体" w:eastAsia="宋体" w:hAnsi="宋体"/>
          <w:sz w:val="24"/>
          <w:szCs w:val="24"/>
        </w:rPr>
        <w:t>程序所执行的某个方式</w:t>
      </w:r>
      <w:r w:rsidR="0019064D" w:rsidRPr="00821032">
        <w:rPr>
          <w:rFonts w:ascii="宋体" w:eastAsia="宋体" w:hAnsi="宋体" w:hint="eastAsia"/>
          <w:sz w:val="24"/>
          <w:szCs w:val="24"/>
        </w:rPr>
        <w:t>，</w:t>
      </w:r>
      <w:r w:rsidR="0019064D" w:rsidRPr="00821032">
        <w:rPr>
          <w:rFonts w:ascii="宋体" w:eastAsia="宋体" w:hAnsi="宋体"/>
          <w:sz w:val="24"/>
          <w:szCs w:val="24"/>
        </w:rPr>
        <w:t>便一定能走到</w:t>
      </w:r>
      <w:r w:rsidR="0019064D" w:rsidRPr="00821032">
        <w:rPr>
          <w:rFonts w:ascii="宋体" w:eastAsia="宋体" w:hAnsi="宋体" w:hint="eastAsia"/>
          <w:sz w:val="24"/>
          <w:szCs w:val="24"/>
        </w:rPr>
        <w:t>A</w:t>
      </w:r>
      <w:r w:rsidR="0019064D" w:rsidRPr="00821032">
        <w:rPr>
          <w:rFonts w:ascii="宋体" w:eastAsia="宋体" w:hAnsi="宋体"/>
          <w:sz w:val="24"/>
          <w:szCs w:val="24"/>
        </w:rPr>
        <w:t>OP类</w:t>
      </w:r>
      <w:r w:rsidR="0019064D" w:rsidRPr="00821032">
        <w:rPr>
          <w:rFonts w:ascii="宋体" w:eastAsia="宋体" w:hAnsi="宋体" w:hint="eastAsia"/>
          <w:sz w:val="24"/>
          <w:szCs w:val="24"/>
        </w:rPr>
        <w:t>，</w:t>
      </w:r>
      <w:r w:rsidR="0019064D" w:rsidRPr="00821032">
        <w:rPr>
          <w:rFonts w:ascii="宋体" w:eastAsia="宋体" w:hAnsi="宋体"/>
          <w:sz w:val="24"/>
          <w:szCs w:val="24"/>
        </w:rPr>
        <w:t>这时可以进行记录程序日志等等</w:t>
      </w:r>
      <w:r w:rsidR="0019064D" w:rsidRPr="00821032">
        <w:rPr>
          <w:rFonts w:ascii="宋体" w:eastAsia="宋体" w:hAnsi="宋体" w:hint="eastAsia"/>
          <w:sz w:val="24"/>
          <w:szCs w:val="24"/>
        </w:rPr>
        <w:t>，</w:t>
      </w:r>
      <w:r w:rsidR="0019064D" w:rsidRPr="00821032">
        <w:rPr>
          <w:rFonts w:ascii="宋体" w:eastAsia="宋体" w:hAnsi="宋体"/>
          <w:sz w:val="24"/>
          <w:szCs w:val="24"/>
        </w:rPr>
        <w:t>而且</w:t>
      </w:r>
      <w:r w:rsidRPr="00821032">
        <w:rPr>
          <w:rFonts w:ascii="宋体" w:eastAsia="宋体" w:hAnsi="宋体"/>
          <w:sz w:val="24"/>
          <w:szCs w:val="24"/>
        </w:rPr>
        <w:t>许多用传统OOP实现</w:t>
      </w:r>
      <w:r w:rsidR="0019064D" w:rsidRPr="00821032">
        <w:rPr>
          <w:rFonts w:ascii="宋体" w:eastAsia="宋体" w:hAnsi="宋体"/>
          <w:sz w:val="24"/>
          <w:szCs w:val="24"/>
        </w:rPr>
        <w:t>不了</w:t>
      </w:r>
      <w:r w:rsidRPr="00821032">
        <w:rPr>
          <w:rFonts w:ascii="宋体" w:eastAsia="宋体" w:hAnsi="宋体"/>
          <w:sz w:val="24"/>
          <w:szCs w:val="24"/>
        </w:rPr>
        <w:t>的功能可以通过AOP</w:t>
      </w:r>
      <w:r w:rsidR="0019064D" w:rsidRPr="00821032">
        <w:rPr>
          <w:rFonts w:ascii="宋体" w:eastAsia="宋体" w:hAnsi="宋体" w:hint="eastAsia"/>
          <w:sz w:val="24"/>
          <w:szCs w:val="24"/>
        </w:rPr>
        <w:t>实现</w:t>
      </w:r>
      <w:r w:rsidRPr="00821032">
        <w:rPr>
          <w:rFonts w:ascii="宋体" w:eastAsia="宋体" w:hAnsi="宋体"/>
          <w:sz w:val="24"/>
          <w:szCs w:val="24"/>
        </w:rPr>
        <w:t>。</w:t>
      </w:r>
    </w:p>
    <w:p w14:paraId="786776F0" w14:textId="77777777" w:rsidR="00CE5145" w:rsidRPr="00821032" w:rsidRDefault="00CE5145">
      <w:pPr>
        <w:spacing w:line="300" w:lineRule="auto"/>
        <w:ind w:firstLineChars="200" w:firstLine="480"/>
        <w:rPr>
          <w:rFonts w:ascii="宋体" w:eastAsia="宋体" w:hAnsi="宋体"/>
          <w:sz w:val="24"/>
          <w:szCs w:val="24"/>
        </w:rPr>
        <w:pPrChange w:id="701" w:author="王同罕" w:date="2019-05-04T16:35:00Z">
          <w:pPr/>
        </w:pPrChange>
      </w:pPr>
      <w:r w:rsidRPr="00821032">
        <w:rPr>
          <w:rFonts w:ascii="宋体" w:eastAsia="宋体" w:hAnsi="宋体"/>
          <w:sz w:val="24"/>
          <w:szCs w:val="24"/>
        </w:rPr>
        <w:t>3.声明事务的支持</w:t>
      </w:r>
    </w:p>
    <w:p w14:paraId="344ADC5C" w14:textId="77777777" w:rsidR="00CE5145" w:rsidRPr="00821032" w:rsidRDefault="00CE5145">
      <w:pPr>
        <w:spacing w:line="300" w:lineRule="auto"/>
        <w:ind w:firstLineChars="200" w:firstLine="480"/>
        <w:rPr>
          <w:rFonts w:ascii="宋体" w:eastAsia="宋体" w:hAnsi="宋体"/>
          <w:sz w:val="24"/>
          <w:szCs w:val="24"/>
        </w:rPr>
        <w:pPrChange w:id="702" w:author="王同罕" w:date="2019-05-04T16:35:00Z">
          <w:pPr>
            <w:ind w:firstLine="420"/>
          </w:pPr>
        </w:pPrChange>
      </w:pPr>
      <w:r w:rsidRPr="00821032">
        <w:rPr>
          <w:rFonts w:ascii="宋体" w:eastAsia="宋体" w:hAnsi="宋体" w:hint="eastAsia"/>
          <w:sz w:val="24"/>
          <w:szCs w:val="24"/>
        </w:rPr>
        <w:t>在</w:t>
      </w:r>
      <w:r w:rsidRPr="00821032">
        <w:rPr>
          <w:rFonts w:ascii="宋体" w:eastAsia="宋体" w:hAnsi="宋体"/>
          <w:sz w:val="24"/>
          <w:szCs w:val="24"/>
        </w:rPr>
        <w:t>Spring中，</w:t>
      </w:r>
      <w:r w:rsidR="00111521" w:rsidRPr="00821032">
        <w:rPr>
          <w:rFonts w:ascii="宋体" w:eastAsia="宋体" w:hAnsi="宋体" w:hint="eastAsia"/>
          <w:sz w:val="24"/>
          <w:szCs w:val="24"/>
        </w:rPr>
        <w:t>对</w:t>
      </w:r>
      <w:r w:rsidRPr="00821032">
        <w:rPr>
          <w:rFonts w:ascii="宋体" w:eastAsia="宋体" w:hAnsi="宋体"/>
          <w:sz w:val="24"/>
          <w:szCs w:val="24"/>
        </w:rPr>
        <w:t>事务管理</w:t>
      </w:r>
      <w:r w:rsidR="00AD6231" w:rsidRPr="00821032">
        <w:rPr>
          <w:rFonts w:ascii="宋体" w:eastAsia="宋体" w:hAnsi="宋体"/>
          <w:sz w:val="24"/>
          <w:szCs w:val="24"/>
        </w:rPr>
        <w:t>SPI</w:t>
      </w:r>
      <w:r w:rsidR="00111521" w:rsidRPr="00821032">
        <w:rPr>
          <w:rFonts w:ascii="宋体" w:eastAsia="宋体" w:hAnsi="宋体" w:hint="eastAsia"/>
          <w:sz w:val="24"/>
          <w:szCs w:val="24"/>
        </w:rPr>
        <w:t>也能</w:t>
      </w:r>
      <w:r w:rsidR="00111521" w:rsidRPr="00821032">
        <w:rPr>
          <w:rFonts w:ascii="宋体" w:eastAsia="宋体" w:hAnsi="宋体"/>
          <w:sz w:val="24"/>
          <w:szCs w:val="24"/>
        </w:rPr>
        <w:t>依旧使用</w:t>
      </w:r>
      <w:r w:rsidR="00AD6231" w:rsidRPr="00821032">
        <w:rPr>
          <w:rFonts w:ascii="宋体" w:eastAsia="宋体" w:hAnsi="宋体" w:hint="eastAsia"/>
          <w:sz w:val="24"/>
          <w:szCs w:val="24"/>
        </w:rPr>
        <w:t>，也可以描述事务的隔离级别</w:t>
      </w:r>
      <w:r w:rsidRPr="00821032">
        <w:rPr>
          <w:rFonts w:ascii="宋体" w:eastAsia="宋体" w:hAnsi="宋体"/>
          <w:sz w:val="24"/>
          <w:szCs w:val="24"/>
        </w:rPr>
        <w:t>，通过</w:t>
      </w:r>
      <w:r w:rsidR="00111521" w:rsidRPr="00821032">
        <w:rPr>
          <w:rFonts w:ascii="宋体" w:eastAsia="宋体" w:hAnsi="宋体"/>
          <w:sz w:val="24"/>
          <w:szCs w:val="24"/>
        </w:rPr>
        <w:t>注解</w:t>
      </w:r>
      <w:r w:rsidRPr="00821032">
        <w:rPr>
          <w:rFonts w:ascii="宋体" w:eastAsia="宋体" w:hAnsi="宋体"/>
          <w:sz w:val="24"/>
          <w:szCs w:val="24"/>
        </w:rPr>
        <w:t>声明式方式灵活地进行事务的管理，提高开发效率和质量。</w:t>
      </w:r>
    </w:p>
    <w:p w14:paraId="36F482F9" w14:textId="77777777" w:rsidR="00CE5145" w:rsidRPr="00821032" w:rsidRDefault="002626CC">
      <w:pPr>
        <w:spacing w:line="300" w:lineRule="auto"/>
        <w:ind w:firstLineChars="200" w:firstLine="480"/>
        <w:rPr>
          <w:rFonts w:ascii="宋体" w:eastAsia="宋体" w:hAnsi="宋体"/>
          <w:sz w:val="24"/>
          <w:szCs w:val="24"/>
        </w:rPr>
        <w:pPrChange w:id="703" w:author="王同罕" w:date="2019-05-04T16:35:00Z">
          <w:pPr/>
        </w:pPrChange>
      </w:pPr>
      <w:r w:rsidRPr="00821032">
        <w:rPr>
          <w:rFonts w:ascii="宋体" w:eastAsia="宋体" w:hAnsi="宋体"/>
          <w:sz w:val="24"/>
          <w:szCs w:val="24"/>
        </w:rPr>
        <w:t>4</w:t>
      </w:r>
      <w:r w:rsidR="00CE5145" w:rsidRPr="00821032">
        <w:rPr>
          <w:rFonts w:ascii="宋体" w:eastAsia="宋体" w:hAnsi="宋体"/>
          <w:sz w:val="24"/>
          <w:szCs w:val="24"/>
        </w:rPr>
        <w:t>.方便集成各种优秀框架</w:t>
      </w:r>
    </w:p>
    <w:p w14:paraId="5D516438" w14:textId="77777777" w:rsidR="00CE5145" w:rsidRPr="00821032" w:rsidRDefault="00CE5145">
      <w:pPr>
        <w:spacing w:line="300" w:lineRule="auto"/>
        <w:ind w:firstLineChars="200" w:firstLine="480"/>
        <w:rPr>
          <w:rFonts w:ascii="宋体" w:eastAsia="宋体" w:hAnsi="宋体"/>
          <w:sz w:val="24"/>
          <w:szCs w:val="24"/>
        </w:rPr>
        <w:pPrChange w:id="704" w:author="王同罕" w:date="2019-05-04T16:35:00Z">
          <w:pPr>
            <w:ind w:firstLine="420"/>
          </w:pPr>
        </w:pPrChange>
      </w:pPr>
      <w:r w:rsidRPr="00821032">
        <w:rPr>
          <w:rFonts w:ascii="宋体" w:eastAsia="宋体" w:hAnsi="宋体"/>
          <w:sz w:val="24"/>
          <w:szCs w:val="24"/>
        </w:rPr>
        <w:t>Spring不排斥各种优秀的开源框架，</w:t>
      </w:r>
      <w:r w:rsidR="00B26F7B" w:rsidRPr="00821032">
        <w:rPr>
          <w:rFonts w:ascii="宋体" w:eastAsia="宋体" w:hAnsi="宋体"/>
          <w:sz w:val="24"/>
          <w:szCs w:val="24"/>
        </w:rPr>
        <w:t>包括spring自己的衍生框架</w:t>
      </w:r>
      <w:r w:rsidR="00B26F7B" w:rsidRPr="00821032">
        <w:rPr>
          <w:rFonts w:ascii="宋体" w:eastAsia="宋体" w:hAnsi="宋体" w:hint="eastAsia"/>
          <w:sz w:val="24"/>
          <w:szCs w:val="24"/>
        </w:rPr>
        <w:t>，并且Spring</w:t>
      </w:r>
      <w:r w:rsidR="00B26F7B" w:rsidRPr="00821032">
        <w:rPr>
          <w:rFonts w:ascii="宋体" w:eastAsia="宋体" w:hAnsi="宋体"/>
          <w:sz w:val="24"/>
          <w:szCs w:val="24"/>
        </w:rPr>
        <w:t>官方也做出对每种框架相对应的适配jar包</w:t>
      </w:r>
      <w:r w:rsidR="00B26F7B" w:rsidRPr="00821032">
        <w:rPr>
          <w:rFonts w:ascii="宋体" w:eastAsia="宋体" w:hAnsi="宋体" w:hint="eastAsia"/>
          <w:sz w:val="24"/>
          <w:szCs w:val="24"/>
        </w:rPr>
        <w:t>，</w:t>
      </w:r>
      <w:r w:rsidRPr="00821032">
        <w:rPr>
          <w:rFonts w:ascii="宋体" w:eastAsia="宋体" w:hAnsi="宋体"/>
          <w:sz w:val="24"/>
          <w:szCs w:val="24"/>
        </w:rPr>
        <w:t>相反，Spring可以降低各种框架的使用难度，Spring提供了对各种优秀框架（如Struts,Hibernate</w:t>
      </w:r>
      <w:r w:rsidR="00B26F7B" w:rsidRPr="00821032">
        <w:rPr>
          <w:rFonts w:ascii="宋体" w:eastAsia="宋体" w:hAnsi="宋体" w:hint="eastAsia"/>
          <w:sz w:val="24"/>
          <w:szCs w:val="24"/>
        </w:rPr>
        <w:t>，</w:t>
      </w:r>
      <w:r w:rsidR="00B26F7B" w:rsidRPr="00821032">
        <w:rPr>
          <w:rFonts w:ascii="宋体" w:eastAsia="宋体" w:hAnsi="宋体"/>
          <w:sz w:val="24"/>
          <w:szCs w:val="24"/>
        </w:rPr>
        <w:t>Mybatis</w:t>
      </w:r>
      <w:r w:rsidRPr="00821032">
        <w:rPr>
          <w:rFonts w:ascii="宋体" w:eastAsia="宋体" w:hAnsi="宋体"/>
          <w:sz w:val="24"/>
          <w:szCs w:val="24"/>
        </w:rPr>
        <w:t>）</w:t>
      </w:r>
      <w:r w:rsidR="00B26F7B" w:rsidRPr="00821032">
        <w:rPr>
          <w:rFonts w:ascii="宋体" w:eastAsia="宋体" w:hAnsi="宋体" w:hint="eastAsia"/>
          <w:sz w:val="24"/>
          <w:szCs w:val="24"/>
        </w:rPr>
        <w:t>、</w:t>
      </w:r>
      <w:commentRangeStart w:id="705"/>
      <w:r w:rsidR="00B26F7B" w:rsidRPr="00821032">
        <w:rPr>
          <w:rFonts w:ascii="宋体" w:eastAsia="宋体" w:hAnsi="宋体" w:hint="eastAsia"/>
          <w:sz w:val="24"/>
          <w:szCs w:val="24"/>
        </w:rPr>
        <w:t>N</w:t>
      </w:r>
      <w:r w:rsidR="00B26F7B" w:rsidRPr="00821032">
        <w:rPr>
          <w:rFonts w:ascii="宋体" w:eastAsia="宋体" w:hAnsi="宋体"/>
          <w:sz w:val="24"/>
          <w:szCs w:val="24"/>
        </w:rPr>
        <w:t>oSql数据库</w:t>
      </w:r>
      <w:r w:rsidR="003170E9" w:rsidRPr="00821032">
        <w:rPr>
          <w:rFonts w:ascii="宋体" w:eastAsia="宋体" w:hAnsi="宋体" w:hint="eastAsia"/>
          <w:sz w:val="24"/>
          <w:szCs w:val="24"/>
          <w:vertAlign w:val="superscript"/>
        </w:rPr>
        <w:t>[</w:t>
      </w:r>
      <w:r w:rsidR="003170E9" w:rsidRPr="00821032">
        <w:rPr>
          <w:rFonts w:ascii="宋体" w:eastAsia="宋体" w:hAnsi="宋体"/>
          <w:sz w:val="24"/>
          <w:szCs w:val="24"/>
          <w:vertAlign w:val="superscript"/>
        </w:rPr>
        <w:t>17]</w:t>
      </w:r>
      <w:commentRangeEnd w:id="705"/>
      <w:r w:rsidR="00543C06">
        <w:rPr>
          <w:rStyle w:val="ae"/>
        </w:rPr>
        <w:commentReference w:id="705"/>
      </w:r>
      <w:r w:rsidRPr="00821032">
        <w:rPr>
          <w:rFonts w:ascii="宋体" w:eastAsia="宋体" w:hAnsi="宋体"/>
          <w:sz w:val="24"/>
          <w:szCs w:val="24"/>
        </w:rPr>
        <w:t>的直接支持。</w:t>
      </w:r>
    </w:p>
    <w:p w14:paraId="167EA96A" w14:textId="77777777" w:rsidR="00CE5145" w:rsidRDefault="00CE5145" w:rsidP="00CE5145">
      <w:pPr>
        <w:pStyle w:val="2"/>
        <w:spacing w:before="0" w:after="0" w:line="300" w:lineRule="auto"/>
        <w:rPr>
          <w:rFonts w:ascii="Times New Roman" w:hAnsi="Times New Roman" w:cs="Times New Roman"/>
        </w:rPr>
      </w:pPr>
      <w:bookmarkStart w:id="706" w:name="_Toc7028477"/>
      <w:r w:rsidRPr="00CE5145">
        <w:rPr>
          <w:rFonts w:ascii="Times New Roman" w:hAnsi="Times New Roman" w:cs="Times New Roman" w:hint="eastAsia"/>
        </w:rPr>
        <w:t>5</w:t>
      </w:r>
      <w:r w:rsidRPr="00CE5145">
        <w:rPr>
          <w:rFonts w:ascii="Times New Roman" w:hAnsi="Times New Roman" w:cs="Times New Roman"/>
        </w:rPr>
        <w:t xml:space="preserve">.2  </w:t>
      </w:r>
      <w:r w:rsidRPr="00CE5145">
        <w:rPr>
          <w:rFonts w:ascii="Times New Roman" w:hAnsi="Times New Roman" w:cs="Times New Roman"/>
        </w:rPr>
        <w:t>核心代码阐述</w:t>
      </w:r>
      <w:bookmarkEnd w:id="706"/>
    </w:p>
    <w:p w14:paraId="1435FEA8" w14:textId="77777777" w:rsidR="00CE5145" w:rsidRPr="00821032" w:rsidRDefault="00CE5145" w:rsidP="00CE5145">
      <w:pPr>
        <w:rPr>
          <w:rFonts w:ascii="宋体" w:eastAsia="宋体" w:hAnsi="宋体"/>
          <w:sz w:val="24"/>
          <w:szCs w:val="24"/>
        </w:rPr>
      </w:pPr>
      <w:r>
        <w:tab/>
      </w:r>
      <w:r w:rsidRPr="00821032">
        <w:rPr>
          <w:rFonts w:ascii="宋体" w:eastAsia="宋体" w:hAnsi="宋体"/>
          <w:sz w:val="24"/>
          <w:szCs w:val="24"/>
        </w:rPr>
        <w:t>介绍完主要使用的框架后</w:t>
      </w:r>
      <w:r w:rsidRPr="00821032">
        <w:rPr>
          <w:rFonts w:ascii="宋体" w:eastAsia="宋体" w:hAnsi="宋体" w:hint="eastAsia"/>
          <w:sz w:val="24"/>
          <w:szCs w:val="24"/>
        </w:rPr>
        <w:t>，</w:t>
      </w:r>
      <w:r w:rsidRPr="00821032">
        <w:rPr>
          <w:rFonts w:ascii="宋体" w:eastAsia="宋体" w:hAnsi="宋体"/>
          <w:sz w:val="24"/>
          <w:szCs w:val="24"/>
        </w:rPr>
        <w:t>可以谈谈简易社区的业务模块</w:t>
      </w:r>
      <w:r w:rsidRPr="00821032">
        <w:rPr>
          <w:rFonts w:ascii="宋体" w:eastAsia="宋体" w:hAnsi="宋体" w:hint="eastAsia"/>
          <w:sz w:val="24"/>
          <w:szCs w:val="24"/>
        </w:rPr>
        <w:t>，</w:t>
      </w:r>
      <w:r w:rsidRPr="00821032">
        <w:rPr>
          <w:rFonts w:ascii="宋体" w:eastAsia="宋体" w:hAnsi="宋体"/>
          <w:sz w:val="24"/>
          <w:szCs w:val="24"/>
        </w:rPr>
        <w:t>以及部分功能的代码介绍</w:t>
      </w:r>
      <w:r w:rsidRPr="00821032">
        <w:rPr>
          <w:rFonts w:ascii="宋体" w:eastAsia="宋体" w:hAnsi="宋体" w:hint="eastAsia"/>
          <w:sz w:val="24"/>
          <w:szCs w:val="24"/>
        </w:rPr>
        <w:t>：</w:t>
      </w:r>
    </w:p>
    <w:p w14:paraId="767740E1" w14:textId="77777777" w:rsidR="00CE5145" w:rsidRPr="00821032" w:rsidRDefault="00CE5145" w:rsidP="00CE5145">
      <w:pPr>
        <w:rPr>
          <w:rFonts w:ascii="宋体" w:eastAsia="宋体" w:hAnsi="宋体"/>
          <w:sz w:val="24"/>
          <w:szCs w:val="24"/>
        </w:rPr>
      </w:pPr>
      <w:r w:rsidRPr="00821032">
        <w:rPr>
          <w:rFonts w:ascii="宋体" w:eastAsia="宋体" w:hAnsi="宋体" w:hint="eastAsia"/>
          <w:sz w:val="24"/>
          <w:szCs w:val="24"/>
        </w:rPr>
        <w:t>（1）</w:t>
      </w:r>
      <w:del w:id="707" w:author="王同罕" w:date="2019-05-04T16:40:00Z">
        <w:r w:rsidRPr="00821032" w:rsidDel="00543C06">
          <w:rPr>
            <w:rFonts w:ascii="宋体" w:eastAsia="宋体" w:hAnsi="宋体" w:hint="eastAsia"/>
            <w:sz w:val="24"/>
            <w:szCs w:val="24"/>
          </w:rPr>
          <w:delText>、</w:delText>
        </w:r>
      </w:del>
      <w:r w:rsidRPr="00821032">
        <w:rPr>
          <w:rFonts w:ascii="宋体" w:eastAsia="宋体" w:hAnsi="宋体" w:hint="eastAsia"/>
          <w:sz w:val="24"/>
          <w:szCs w:val="24"/>
        </w:rPr>
        <w:t>帖子评论：</w:t>
      </w:r>
    </w:p>
    <w:p w14:paraId="5800ED60" w14:textId="77777777" w:rsidR="00CE5145" w:rsidRPr="00821032" w:rsidRDefault="00CE5145">
      <w:pPr>
        <w:spacing w:line="300" w:lineRule="auto"/>
        <w:ind w:firstLineChars="200" w:firstLine="480"/>
        <w:rPr>
          <w:rFonts w:ascii="宋体" w:eastAsia="宋体" w:hAnsi="宋体"/>
          <w:sz w:val="24"/>
          <w:szCs w:val="24"/>
        </w:rPr>
        <w:pPrChange w:id="708" w:author="王同罕" w:date="2019-05-04T16:41:00Z">
          <w:pPr/>
        </w:pPrChange>
      </w:pPr>
      <w:r w:rsidRPr="00821032">
        <w:rPr>
          <w:rFonts w:ascii="宋体" w:eastAsia="宋体" w:hAnsi="宋体"/>
          <w:sz w:val="24"/>
          <w:szCs w:val="24"/>
        </w:rPr>
        <w:tab/>
        <w:t>在之前的数据库设计当中我们能了解到</w:t>
      </w:r>
      <w:r w:rsidRPr="00821032">
        <w:rPr>
          <w:rFonts w:ascii="宋体" w:eastAsia="宋体" w:hAnsi="宋体" w:hint="eastAsia"/>
          <w:sz w:val="24"/>
          <w:szCs w:val="24"/>
        </w:rPr>
        <w:t>，</w:t>
      </w:r>
      <w:r w:rsidRPr="00821032">
        <w:rPr>
          <w:rFonts w:ascii="宋体" w:eastAsia="宋体" w:hAnsi="宋体"/>
          <w:sz w:val="24"/>
          <w:szCs w:val="24"/>
        </w:rPr>
        <w:t>在你评论这一块</w:t>
      </w:r>
      <w:r w:rsidRPr="00821032">
        <w:rPr>
          <w:rFonts w:ascii="宋体" w:eastAsia="宋体" w:hAnsi="宋体" w:hint="eastAsia"/>
          <w:sz w:val="24"/>
          <w:szCs w:val="24"/>
        </w:rPr>
        <w:t>，</w:t>
      </w:r>
      <w:r w:rsidRPr="00821032">
        <w:rPr>
          <w:rFonts w:ascii="宋体" w:eastAsia="宋体" w:hAnsi="宋体"/>
          <w:sz w:val="24"/>
          <w:szCs w:val="24"/>
        </w:rPr>
        <w:t>并没有像市场是大部分的论坛之类楼中楼形式</w:t>
      </w:r>
      <w:r w:rsidRPr="00821032">
        <w:rPr>
          <w:rFonts w:ascii="宋体" w:eastAsia="宋体" w:hAnsi="宋体" w:hint="eastAsia"/>
          <w:sz w:val="24"/>
          <w:szCs w:val="24"/>
        </w:rPr>
        <w:t>，</w:t>
      </w:r>
      <w:r w:rsidRPr="00821032">
        <w:rPr>
          <w:rFonts w:ascii="宋体" w:eastAsia="宋体" w:hAnsi="宋体"/>
          <w:sz w:val="24"/>
          <w:szCs w:val="24"/>
        </w:rPr>
        <w:t>该系统使用</w:t>
      </w:r>
      <w:r w:rsidRPr="00821032">
        <w:rPr>
          <w:rFonts w:ascii="宋体" w:eastAsia="宋体" w:hAnsi="宋体" w:hint="eastAsia"/>
          <w:sz w:val="24"/>
          <w:szCs w:val="24"/>
        </w:rPr>
        <w:t>@</w:t>
      </w:r>
      <w:r w:rsidRPr="00821032">
        <w:rPr>
          <w:rFonts w:ascii="宋体" w:eastAsia="宋体" w:hAnsi="宋体"/>
          <w:sz w:val="24"/>
          <w:szCs w:val="24"/>
        </w:rPr>
        <w:t>的形式</w:t>
      </w:r>
      <w:r w:rsidR="00F130AE" w:rsidRPr="00821032">
        <w:rPr>
          <w:rFonts w:ascii="宋体" w:eastAsia="宋体" w:hAnsi="宋体"/>
          <w:sz w:val="24"/>
          <w:szCs w:val="24"/>
        </w:rPr>
        <w:t>展现在我们面前</w:t>
      </w:r>
      <w:r w:rsidR="00F130AE" w:rsidRPr="00821032">
        <w:rPr>
          <w:rFonts w:ascii="宋体" w:eastAsia="宋体" w:hAnsi="宋体" w:hint="eastAsia"/>
          <w:sz w:val="24"/>
          <w:szCs w:val="24"/>
        </w:rPr>
        <w:t>，</w:t>
      </w:r>
      <w:r w:rsidR="00F130AE" w:rsidRPr="00821032">
        <w:rPr>
          <w:rFonts w:ascii="宋体" w:eastAsia="宋体" w:hAnsi="宋体"/>
          <w:sz w:val="24"/>
          <w:szCs w:val="24"/>
        </w:rPr>
        <w:t>因为简易社区有消息提醒的功能</w:t>
      </w:r>
      <w:r w:rsidR="00F130AE" w:rsidRPr="00821032">
        <w:rPr>
          <w:rFonts w:ascii="宋体" w:eastAsia="宋体" w:hAnsi="宋体" w:hint="eastAsia"/>
          <w:sz w:val="24"/>
          <w:szCs w:val="24"/>
        </w:rPr>
        <w:t>，</w:t>
      </w:r>
      <w:r w:rsidR="00F130AE" w:rsidRPr="00821032">
        <w:rPr>
          <w:rFonts w:ascii="宋体" w:eastAsia="宋体" w:hAnsi="宋体"/>
          <w:sz w:val="24"/>
          <w:szCs w:val="24"/>
        </w:rPr>
        <w:t>所以没必要有楼中楼的形式</w:t>
      </w:r>
      <w:r w:rsidR="00F130AE" w:rsidRPr="00821032">
        <w:rPr>
          <w:rFonts w:ascii="宋体" w:eastAsia="宋体" w:hAnsi="宋体" w:hint="eastAsia"/>
          <w:sz w:val="24"/>
          <w:szCs w:val="24"/>
        </w:rPr>
        <w:t>，</w:t>
      </w:r>
      <w:r w:rsidR="00F130AE" w:rsidRPr="00821032">
        <w:rPr>
          <w:rFonts w:ascii="宋体" w:eastAsia="宋体" w:hAnsi="宋体"/>
          <w:sz w:val="24"/>
          <w:szCs w:val="24"/>
        </w:rPr>
        <w:t>这也是简易社区的特色所在</w:t>
      </w:r>
      <w:r w:rsidR="00F130AE" w:rsidRPr="00821032">
        <w:rPr>
          <w:rFonts w:ascii="宋体" w:eastAsia="宋体" w:hAnsi="宋体" w:hint="eastAsia"/>
          <w:sz w:val="24"/>
          <w:szCs w:val="24"/>
        </w:rPr>
        <w:t>。</w:t>
      </w:r>
    </w:p>
    <w:p w14:paraId="369F5C9C" w14:textId="77777777" w:rsidR="00F130AE" w:rsidRPr="00821032" w:rsidRDefault="00F130AE">
      <w:pPr>
        <w:spacing w:line="300" w:lineRule="auto"/>
        <w:ind w:firstLineChars="200" w:firstLine="480"/>
        <w:rPr>
          <w:rFonts w:ascii="宋体" w:eastAsia="宋体" w:hAnsi="宋体"/>
          <w:sz w:val="24"/>
          <w:szCs w:val="24"/>
        </w:rPr>
        <w:pPrChange w:id="709" w:author="王同罕" w:date="2019-05-04T16:41:00Z">
          <w:pPr/>
        </w:pPrChange>
      </w:pPr>
      <w:r w:rsidRPr="00821032">
        <w:rPr>
          <w:rFonts w:ascii="宋体" w:eastAsia="宋体" w:hAnsi="宋体"/>
          <w:sz w:val="24"/>
          <w:szCs w:val="24"/>
        </w:rPr>
        <w:tab/>
        <w:t>回复包括两种</w:t>
      </w:r>
      <w:r w:rsidRPr="00821032">
        <w:rPr>
          <w:rFonts w:ascii="宋体" w:eastAsia="宋体" w:hAnsi="宋体" w:hint="eastAsia"/>
          <w:sz w:val="24"/>
          <w:szCs w:val="24"/>
        </w:rPr>
        <w:t>，</w:t>
      </w:r>
      <w:r w:rsidRPr="00821032">
        <w:rPr>
          <w:rFonts w:ascii="宋体" w:eastAsia="宋体" w:hAnsi="宋体"/>
          <w:sz w:val="24"/>
          <w:szCs w:val="24"/>
        </w:rPr>
        <w:t>一种是直接回复楼主</w:t>
      </w:r>
      <w:r w:rsidRPr="00821032">
        <w:rPr>
          <w:rFonts w:ascii="宋体" w:eastAsia="宋体" w:hAnsi="宋体" w:hint="eastAsia"/>
          <w:sz w:val="24"/>
          <w:szCs w:val="24"/>
        </w:rPr>
        <w:t>，</w:t>
      </w:r>
      <w:r w:rsidRPr="00821032">
        <w:rPr>
          <w:rFonts w:ascii="宋体" w:eastAsia="宋体" w:hAnsi="宋体"/>
          <w:sz w:val="24"/>
          <w:szCs w:val="24"/>
        </w:rPr>
        <w:t>第二种是</w:t>
      </w:r>
      <w:r w:rsidRPr="00821032">
        <w:rPr>
          <w:rFonts w:ascii="宋体" w:eastAsia="宋体" w:hAnsi="宋体" w:hint="eastAsia"/>
          <w:sz w:val="24"/>
          <w:szCs w:val="24"/>
        </w:rPr>
        <w:t>@</w:t>
      </w:r>
      <w:r w:rsidRPr="00821032">
        <w:rPr>
          <w:rFonts w:ascii="宋体" w:eastAsia="宋体" w:hAnsi="宋体"/>
          <w:sz w:val="24"/>
          <w:szCs w:val="24"/>
        </w:rPr>
        <w:t>其他人</w:t>
      </w:r>
      <w:r w:rsidRPr="00821032">
        <w:rPr>
          <w:rFonts w:ascii="宋体" w:eastAsia="宋体" w:hAnsi="宋体" w:hint="eastAsia"/>
          <w:sz w:val="24"/>
          <w:szCs w:val="24"/>
        </w:rPr>
        <w:t>：</w:t>
      </w:r>
    </w:p>
    <w:p w14:paraId="1AB09342" w14:textId="77777777" w:rsidR="00F130AE" w:rsidRPr="00821032" w:rsidRDefault="001D4AC8" w:rsidP="00F130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sz w:val="24"/>
          <w:szCs w:val="24"/>
        </w:rPr>
      </w:pPr>
      <w:r w:rsidRPr="00821032">
        <w:rPr>
          <w:rFonts w:ascii="宋体" w:eastAsia="宋体" w:hAnsi="宋体" w:hint="eastAsia"/>
          <w:sz w:val="24"/>
          <w:szCs w:val="24"/>
        </w:rPr>
        <w:lastRenderedPageBreak/>
        <w:t>核心</w:t>
      </w:r>
      <w:r w:rsidRPr="00821032">
        <w:rPr>
          <w:rFonts w:ascii="宋体" w:eastAsia="宋体" w:hAnsi="宋体"/>
          <w:sz w:val="24"/>
          <w:szCs w:val="24"/>
        </w:rPr>
        <w:t>代码</w:t>
      </w:r>
      <w:r w:rsidRPr="00821032">
        <w:rPr>
          <w:rFonts w:ascii="宋体" w:eastAsia="宋体" w:hAnsi="宋体" w:hint="eastAsia"/>
          <w:sz w:val="24"/>
          <w:szCs w:val="24"/>
        </w:rPr>
        <w:t>：</w:t>
      </w:r>
    </w:p>
    <w:p w14:paraId="030E0281" w14:textId="77777777" w:rsidR="00F130AE" w:rsidRPr="00821032" w:rsidRDefault="00F130AE" w:rsidP="001D4AC8">
      <w:pPr>
        <w:pStyle w:val="HTML"/>
        <w:shd w:val="clear" w:color="auto" w:fill="2B2B2B"/>
        <w:ind w:left="420"/>
        <w:rPr>
          <w:rFonts w:cstheme="minorBidi"/>
          <w:kern w:val="2"/>
        </w:rPr>
      </w:pPr>
      <w:r w:rsidRPr="00821032">
        <w:rPr>
          <w:rFonts w:cstheme="minorBidi"/>
          <w:kern w:val="2"/>
        </w:rPr>
        <w:t>V_atrInfo atrInfo=new V_atrInfo();</w:t>
      </w:r>
      <w:r w:rsidRPr="00821032">
        <w:rPr>
          <w:rFonts w:cstheme="minorBidi"/>
          <w:kern w:val="2"/>
        </w:rPr>
        <w:br/>
        <w:t>atrInfo.setAiid(UUid.getUUID());</w:t>
      </w:r>
      <w:r w:rsidRPr="00821032">
        <w:rPr>
          <w:rFonts w:cstheme="minorBidi"/>
          <w:kern w:val="2"/>
        </w:rPr>
        <w:br/>
        <w:t>atrInfo.setAid(a_id);</w:t>
      </w:r>
      <w:r w:rsidRPr="00821032">
        <w:rPr>
          <w:rFonts w:cstheme="minorBidi"/>
          <w:kern w:val="2"/>
        </w:rPr>
        <w:br/>
        <w:t>atrInfo.setReplyemail(reply_id);</w:t>
      </w:r>
      <w:r w:rsidRPr="00821032">
        <w:rPr>
          <w:rFonts w:cstheme="minorBidi"/>
          <w:kern w:val="2"/>
        </w:rPr>
        <w:br/>
        <w:t>if(ireply_id!=null &amp;&amp; !ireply_id.equals(""))</w:t>
      </w:r>
      <w:r w:rsidRPr="00821032">
        <w:rPr>
          <w:rFonts w:cstheme="minorBidi"/>
          <w:kern w:val="2"/>
        </w:rPr>
        <w:br/>
        <w:t xml:space="preserve">    atrInfo.setIreplyemail(ireply_id);</w:t>
      </w:r>
      <w:r w:rsidRPr="00821032">
        <w:rPr>
          <w:rFonts w:cstheme="minorBidi"/>
          <w:kern w:val="2"/>
        </w:rPr>
        <w:br/>
        <w:t>atrInfo.setReplycontent(content);</w:t>
      </w:r>
      <w:r w:rsidRPr="00821032">
        <w:rPr>
          <w:rFonts w:cstheme="minorBidi"/>
          <w:kern w:val="2"/>
        </w:rPr>
        <w:br/>
        <w:t>atrInfo.setReplyisread(0);</w:t>
      </w:r>
      <w:r w:rsidRPr="00821032">
        <w:rPr>
          <w:rFonts w:cstheme="minorBidi"/>
          <w:kern w:val="2"/>
        </w:rPr>
        <w:br/>
        <w:t>atrInfo.setReplythumbs(0);</w:t>
      </w:r>
      <w:r w:rsidRPr="00821032">
        <w:rPr>
          <w:rFonts w:cstheme="minorBidi"/>
          <w:kern w:val="2"/>
        </w:rPr>
        <w:br/>
        <w:t>if(articleService.insertAtrInfoContent(atrInfo) &amp;&amp; articleService.writeComment(a_id))</w:t>
      </w:r>
      <w:r w:rsidRPr="00821032">
        <w:rPr>
          <w:rFonts w:cstheme="minorBidi"/>
          <w:kern w:val="2"/>
        </w:rPr>
        <w:br/>
        <w:t xml:space="preserve">    return "success";</w:t>
      </w:r>
      <w:r w:rsidRPr="00821032">
        <w:rPr>
          <w:rFonts w:cstheme="minorBidi"/>
          <w:kern w:val="2"/>
        </w:rPr>
        <w:br/>
        <w:t>else</w:t>
      </w:r>
      <w:r w:rsidRPr="00821032">
        <w:rPr>
          <w:rFonts w:cstheme="minorBidi"/>
          <w:kern w:val="2"/>
        </w:rPr>
        <w:br/>
        <w:t xml:space="preserve">    return "fail";</w:t>
      </w:r>
    </w:p>
    <w:p w14:paraId="4B82B2D4" w14:textId="77777777" w:rsidR="00F130AE" w:rsidRPr="00821032" w:rsidRDefault="001D4AC8" w:rsidP="00CE5145">
      <w:pPr>
        <w:rPr>
          <w:rFonts w:ascii="宋体" w:eastAsia="宋体" w:hAnsi="宋体"/>
          <w:sz w:val="24"/>
          <w:szCs w:val="24"/>
        </w:rPr>
      </w:pPr>
      <w:r w:rsidRPr="00821032">
        <w:rPr>
          <w:rFonts w:ascii="宋体" w:eastAsia="宋体" w:hAnsi="宋体" w:hint="eastAsia"/>
          <w:sz w:val="24"/>
          <w:szCs w:val="24"/>
        </w:rPr>
        <w:t>（2）</w:t>
      </w:r>
      <w:del w:id="710" w:author="王同罕" w:date="2019-05-04T16:41:00Z">
        <w:r w:rsidRPr="00821032" w:rsidDel="00543C06">
          <w:rPr>
            <w:rFonts w:ascii="宋体" w:eastAsia="宋体" w:hAnsi="宋体" w:hint="eastAsia"/>
            <w:sz w:val="24"/>
            <w:szCs w:val="24"/>
          </w:rPr>
          <w:delText>、</w:delText>
        </w:r>
      </w:del>
      <w:r w:rsidRPr="00821032">
        <w:rPr>
          <w:rFonts w:ascii="宋体" w:eastAsia="宋体" w:hAnsi="宋体" w:hint="eastAsia"/>
          <w:sz w:val="24"/>
          <w:szCs w:val="24"/>
        </w:rPr>
        <w:t>详细信息按钮及小图标：</w:t>
      </w:r>
    </w:p>
    <w:p w14:paraId="7013500C" w14:textId="77777777" w:rsidR="001D4AC8" w:rsidRPr="00821032" w:rsidRDefault="001D4AC8">
      <w:pPr>
        <w:spacing w:line="300" w:lineRule="auto"/>
        <w:ind w:firstLineChars="200" w:firstLine="480"/>
        <w:rPr>
          <w:rFonts w:ascii="宋体" w:eastAsia="宋体" w:hAnsi="宋体"/>
          <w:sz w:val="24"/>
          <w:szCs w:val="24"/>
        </w:rPr>
        <w:pPrChange w:id="711" w:author="王同罕" w:date="2019-05-04T16:41:00Z">
          <w:pPr/>
        </w:pPrChange>
      </w:pPr>
      <w:r w:rsidRPr="00821032">
        <w:rPr>
          <w:rFonts w:ascii="宋体" w:eastAsia="宋体" w:hAnsi="宋体"/>
          <w:sz w:val="24"/>
          <w:szCs w:val="24"/>
        </w:rPr>
        <w:tab/>
        <w:t>虽然查看信息不难</w:t>
      </w:r>
      <w:r w:rsidRPr="00821032">
        <w:rPr>
          <w:rFonts w:ascii="宋体" w:eastAsia="宋体" w:hAnsi="宋体" w:hint="eastAsia"/>
          <w:sz w:val="24"/>
          <w:szCs w:val="24"/>
        </w:rPr>
        <w:t>，</w:t>
      </w:r>
      <w:r w:rsidRPr="00821032">
        <w:rPr>
          <w:rFonts w:ascii="宋体" w:eastAsia="宋体" w:hAnsi="宋体"/>
          <w:sz w:val="24"/>
          <w:szCs w:val="24"/>
        </w:rPr>
        <w:t>但是对上方的功能按钮权限控制还是相对来说比较困难的</w:t>
      </w:r>
      <w:r w:rsidRPr="00821032">
        <w:rPr>
          <w:rFonts w:ascii="宋体" w:eastAsia="宋体" w:hAnsi="宋体" w:hint="eastAsia"/>
          <w:sz w:val="24"/>
          <w:szCs w:val="24"/>
        </w:rPr>
        <w:t>，前端利用j</w:t>
      </w:r>
      <w:r w:rsidRPr="00821032">
        <w:rPr>
          <w:rFonts w:ascii="宋体" w:eastAsia="宋体" w:hAnsi="宋体"/>
          <w:sz w:val="24"/>
          <w:szCs w:val="24"/>
        </w:rPr>
        <w:t>stl标签库进行控制</w:t>
      </w:r>
      <w:r w:rsidR="00922079" w:rsidRPr="00821032">
        <w:rPr>
          <w:rFonts w:ascii="宋体" w:eastAsia="宋体" w:hAnsi="宋体" w:hint="eastAsia"/>
          <w:sz w:val="24"/>
          <w:szCs w:val="24"/>
        </w:rPr>
        <w:t>，下列代码中有部分代码有注释，以便于理解：</w:t>
      </w:r>
    </w:p>
    <w:p w14:paraId="2FF2D5D2" w14:textId="77777777" w:rsidR="001D4AC8" w:rsidRPr="00821032" w:rsidRDefault="007A36A3" w:rsidP="007A36A3">
      <w:pPr>
        <w:pStyle w:val="HTML"/>
        <w:shd w:val="clear" w:color="auto" w:fill="2B2B2B"/>
        <w:ind w:left="420"/>
        <w:rPr>
          <w:rFonts w:cstheme="minorBidi"/>
          <w:kern w:val="2"/>
        </w:rPr>
      </w:pPr>
      <w:r w:rsidRPr="00821032">
        <w:rPr>
          <w:rFonts w:cstheme="minorBidi"/>
          <w:kern w:val="2"/>
        </w:rPr>
        <w:t>核心代码</w:t>
      </w:r>
      <w:r w:rsidRPr="00821032">
        <w:rPr>
          <w:rFonts w:cstheme="minorBidi" w:hint="eastAsia"/>
          <w:kern w:val="2"/>
        </w:rPr>
        <w:t>：</w:t>
      </w:r>
      <w:r w:rsidRPr="00821032">
        <w:rPr>
          <w:rFonts w:cstheme="minorBidi"/>
          <w:kern w:val="2"/>
        </w:rPr>
        <w:br/>
      </w:r>
      <w:r w:rsidR="001D4AC8" w:rsidRPr="00821032">
        <w:rPr>
          <w:rFonts w:cstheme="minorBidi"/>
          <w:kern w:val="2"/>
        </w:rPr>
        <w:t>ModelAndView mv=new ModelAndView();</w:t>
      </w:r>
      <w:r w:rsidR="001D4AC8" w:rsidRPr="00821032">
        <w:rPr>
          <w:rFonts w:cstheme="minorBidi"/>
          <w:kern w:val="2"/>
        </w:rPr>
        <w:br/>
        <w:t>ArticleDetail detail=articleService.getArticleDetail(aid);</w:t>
      </w:r>
      <w:r w:rsidR="001D4AC8" w:rsidRPr="00821032">
        <w:rPr>
          <w:rFonts w:cstheme="minorBidi"/>
          <w:kern w:val="2"/>
        </w:rPr>
        <w:br/>
        <w:t>V_UserInfo userInfo=(V_UserInfo) session.getAttribute("userInfo");</w:t>
      </w:r>
      <w:r w:rsidR="001D4AC8" w:rsidRPr="00821032">
        <w:rPr>
          <w:rFonts w:cstheme="minorBidi"/>
          <w:kern w:val="2"/>
        </w:rPr>
        <w:br/>
      </w:r>
      <w:r w:rsidR="001D4AC8" w:rsidRPr="00821032">
        <w:rPr>
          <w:rFonts w:cstheme="minorBidi"/>
          <w:kern w:val="2"/>
        </w:rPr>
        <w:br/>
        <w:t>List&lt;Map&lt;String,Object&gt;&gt; list;</w:t>
      </w:r>
      <w:r w:rsidR="001D4AC8" w:rsidRPr="00821032">
        <w:rPr>
          <w:rFonts w:cstheme="minorBidi"/>
          <w:kern w:val="2"/>
        </w:rPr>
        <w:br/>
        <w:t>if(userInfo==null)</w:t>
      </w:r>
      <w:r w:rsidR="001D4AC8" w:rsidRPr="00821032">
        <w:rPr>
          <w:rFonts w:cstheme="minorBidi"/>
          <w:kern w:val="2"/>
        </w:rPr>
        <w:br/>
        <w:t xml:space="preserve">    list=null;</w:t>
      </w:r>
      <w:r w:rsidR="001D4AC8" w:rsidRPr="00821032">
        <w:rPr>
          <w:rFonts w:cstheme="minorBidi"/>
          <w:kern w:val="2"/>
        </w:rPr>
        <w:br/>
        <w:t>else</w:t>
      </w:r>
      <w:r w:rsidR="001D4AC8" w:rsidRPr="00821032">
        <w:rPr>
          <w:rFonts w:cstheme="minorBidi"/>
          <w:kern w:val="2"/>
        </w:rPr>
        <w:br/>
        <w:t xml:space="preserve">    list=articleService.selectCollects(userInfo.getEmail());</w:t>
      </w:r>
      <w:r w:rsidR="001D4AC8" w:rsidRPr="00821032">
        <w:rPr>
          <w:rFonts w:cstheme="minorBidi"/>
          <w:kern w:val="2"/>
        </w:rPr>
        <w:br/>
        <w:t>//</w:t>
      </w:r>
      <w:r w:rsidR="001D4AC8" w:rsidRPr="00821032">
        <w:rPr>
          <w:rFonts w:cstheme="minorBidi" w:hint="eastAsia"/>
          <w:kern w:val="2"/>
        </w:rPr>
        <w:t>遍历当前帖子是否为当前登录用户收藏</w:t>
      </w:r>
      <w:r w:rsidR="001D4AC8" w:rsidRPr="00821032">
        <w:rPr>
          <w:rFonts w:cstheme="minorBidi" w:hint="eastAsia"/>
          <w:kern w:val="2"/>
        </w:rPr>
        <w:br/>
      </w:r>
      <w:r w:rsidR="001D4AC8" w:rsidRPr="00821032">
        <w:rPr>
          <w:rFonts w:cstheme="minorBidi"/>
          <w:kern w:val="2"/>
        </w:rPr>
        <w:t>boolean isContain=false;</w:t>
      </w:r>
      <w:r w:rsidR="001D4AC8" w:rsidRPr="00821032">
        <w:rPr>
          <w:rFonts w:cstheme="minorBidi"/>
          <w:kern w:val="2"/>
        </w:rPr>
        <w:br/>
        <w:t>Object isDelete=-1;</w:t>
      </w:r>
      <w:r w:rsidR="001D4AC8" w:rsidRPr="00821032">
        <w:rPr>
          <w:rFonts w:cstheme="minorBidi"/>
          <w:kern w:val="2"/>
        </w:rPr>
        <w:br/>
        <w:t>if(list!=null) {</w:t>
      </w:r>
      <w:r w:rsidR="001D4AC8" w:rsidRPr="00821032">
        <w:rPr>
          <w:rFonts w:cstheme="minorBidi"/>
          <w:kern w:val="2"/>
        </w:rPr>
        <w:br/>
        <w:t xml:space="preserve">    for (Map&lt;String, Object&gt; map : list) {</w:t>
      </w:r>
      <w:r w:rsidR="001D4AC8" w:rsidRPr="00821032">
        <w:rPr>
          <w:rFonts w:cstheme="minorBidi"/>
          <w:kern w:val="2"/>
        </w:rPr>
        <w:br/>
        <w:t xml:space="preserve">        if (map.get("AID").equals(detail.getAid())) {</w:t>
      </w:r>
      <w:r w:rsidR="001D4AC8" w:rsidRPr="00821032">
        <w:rPr>
          <w:rFonts w:cstheme="minorBidi"/>
          <w:kern w:val="2"/>
        </w:rPr>
        <w:br/>
        <w:t xml:space="preserve">            isContain = true;</w:t>
      </w:r>
      <w:r w:rsidR="001D4AC8" w:rsidRPr="00821032">
        <w:rPr>
          <w:rFonts w:cstheme="minorBidi"/>
          <w:kern w:val="2"/>
        </w:rPr>
        <w:br/>
        <w:t xml:space="preserve">            isDelete = map.get("ISDELETE");</w:t>
      </w:r>
      <w:r w:rsidR="001D4AC8" w:rsidRPr="00821032">
        <w:rPr>
          <w:rFonts w:cstheme="minorBidi"/>
          <w:kern w:val="2"/>
        </w:rPr>
        <w:br/>
        <w:t xml:space="preserve">            break;</w:t>
      </w:r>
      <w:r w:rsidR="001D4AC8" w:rsidRPr="00821032">
        <w:rPr>
          <w:rFonts w:cstheme="minorBidi"/>
          <w:kern w:val="2"/>
        </w:rPr>
        <w:br/>
        <w:t xml:space="preserve">        }</w:t>
      </w:r>
      <w:r w:rsidR="001D4AC8" w:rsidRPr="00821032">
        <w:rPr>
          <w:rFonts w:cstheme="minorBidi"/>
          <w:kern w:val="2"/>
        </w:rPr>
        <w:br/>
        <w:t xml:space="preserve">    }</w:t>
      </w:r>
      <w:r w:rsidR="001D4AC8" w:rsidRPr="00821032">
        <w:rPr>
          <w:rFonts w:cstheme="minorBidi"/>
          <w:kern w:val="2"/>
        </w:rPr>
        <w:br/>
        <w:t>}</w:t>
      </w:r>
      <w:r w:rsidR="001D4AC8" w:rsidRPr="00821032">
        <w:rPr>
          <w:rFonts w:cstheme="minorBidi"/>
          <w:kern w:val="2"/>
        </w:rPr>
        <w:br/>
        <w:t>mv.addObject("detail",detail);</w:t>
      </w:r>
      <w:r w:rsidR="001D4AC8" w:rsidRPr="00821032">
        <w:rPr>
          <w:rFonts w:cstheme="minorBidi"/>
          <w:kern w:val="2"/>
        </w:rPr>
        <w:br/>
        <w:t>mv.addObject("isContain",isContain);</w:t>
      </w:r>
      <w:r w:rsidR="001D4AC8" w:rsidRPr="00821032">
        <w:rPr>
          <w:rFonts w:cstheme="minorBidi"/>
          <w:kern w:val="2"/>
        </w:rPr>
        <w:br/>
        <w:t>mv.addObject("isDelete",isDelete);</w:t>
      </w:r>
      <w:r w:rsidR="001D4AC8" w:rsidRPr="00821032">
        <w:rPr>
          <w:rFonts w:cstheme="minorBidi"/>
          <w:kern w:val="2"/>
        </w:rPr>
        <w:br/>
      </w:r>
      <w:r w:rsidR="001D4AC8" w:rsidRPr="00821032">
        <w:rPr>
          <w:rFonts w:cstheme="minorBidi"/>
          <w:kern w:val="2"/>
        </w:rPr>
        <w:lastRenderedPageBreak/>
        <w:t>mv.setViewName("/html/jie/detail");</w:t>
      </w:r>
      <w:r w:rsidR="001D4AC8" w:rsidRPr="00821032">
        <w:rPr>
          <w:rFonts w:cstheme="minorBidi"/>
          <w:kern w:val="2"/>
        </w:rPr>
        <w:br/>
        <w:t>return mv;</w:t>
      </w:r>
    </w:p>
    <w:p w14:paraId="12019DB4" w14:textId="77777777" w:rsidR="001D4AC8" w:rsidRPr="00821032" w:rsidRDefault="00150C19" w:rsidP="00CE5145">
      <w:pPr>
        <w:rPr>
          <w:rFonts w:ascii="宋体" w:eastAsia="宋体" w:hAnsi="宋体"/>
          <w:sz w:val="24"/>
          <w:szCs w:val="24"/>
        </w:rPr>
      </w:pPr>
      <w:r w:rsidRPr="00821032">
        <w:rPr>
          <w:rFonts w:ascii="宋体" w:eastAsia="宋体" w:hAnsi="宋体" w:hint="eastAsia"/>
          <w:sz w:val="24"/>
          <w:szCs w:val="24"/>
        </w:rPr>
        <w:t>（3）</w:t>
      </w:r>
      <w:del w:id="712" w:author="王同罕" w:date="2019-05-04T16:41:00Z">
        <w:r w:rsidRPr="00821032" w:rsidDel="00543C06">
          <w:rPr>
            <w:rFonts w:ascii="宋体" w:eastAsia="宋体" w:hAnsi="宋体" w:hint="eastAsia"/>
            <w:sz w:val="24"/>
            <w:szCs w:val="24"/>
          </w:rPr>
          <w:delText>、</w:delText>
        </w:r>
      </w:del>
      <w:r w:rsidRPr="00821032">
        <w:rPr>
          <w:rFonts w:ascii="宋体" w:eastAsia="宋体" w:hAnsi="宋体" w:hint="eastAsia"/>
          <w:sz w:val="24"/>
          <w:szCs w:val="24"/>
        </w:rPr>
        <w:t>找回密码：</w:t>
      </w:r>
    </w:p>
    <w:p w14:paraId="630BAFA5" w14:textId="77777777" w:rsidR="00073009" w:rsidRPr="00821032" w:rsidRDefault="00073009">
      <w:pPr>
        <w:spacing w:line="300" w:lineRule="auto"/>
        <w:ind w:firstLineChars="200" w:firstLine="480"/>
        <w:rPr>
          <w:rFonts w:ascii="宋体" w:eastAsia="宋体" w:hAnsi="宋体"/>
          <w:sz w:val="24"/>
          <w:szCs w:val="24"/>
        </w:rPr>
        <w:pPrChange w:id="713" w:author="王同罕" w:date="2019-05-04T16:41:00Z">
          <w:pPr/>
        </w:pPrChange>
      </w:pPr>
      <w:r w:rsidRPr="00821032">
        <w:rPr>
          <w:rFonts w:ascii="宋体" w:eastAsia="宋体" w:hAnsi="宋体"/>
          <w:sz w:val="24"/>
          <w:szCs w:val="24"/>
        </w:rPr>
        <w:tab/>
        <w:t>找回密码采用QQ邮箱的形式进行发送重置后的密码</w:t>
      </w:r>
      <w:r w:rsidRPr="00821032">
        <w:rPr>
          <w:rFonts w:ascii="宋体" w:eastAsia="宋体" w:hAnsi="宋体" w:hint="eastAsia"/>
          <w:sz w:val="24"/>
          <w:szCs w:val="24"/>
        </w:rPr>
        <w:t>，</w:t>
      </w:r>
      <w:r w:rsidRPr="00821032">
        <w:rPr>
          <w:rFonts w:ascii="宋体" w:eastAsia="宋体" w:hAnsi="宋体"/>
          <w:sz w:val="24"/>
          <w:szCs w:val="24"/>
        </w:rPr>
        <w:t>因需要使用腾讯QQ邮箱</w:t>
      </w:r>
      <w:r w:rsidRPr="00821032">
        <w:rPr>
          <w:rFonts w:ascii="宋体" w:eastAsia="宋体" w:hAnsi="宋体" w:hint="eastAsia"/>
          <w:sz w:val="24"/>
          <w:szCs w:val="24"/>
        </w:rPr>
        <w:t>，</w:t>
      </w:r>
      <w:r w:rsidRPr="00821032">
        <w:rPr>
          <w:rFonts w:ascii="宋体" w:eastAsia="宋体" w:hAnsi="宋体"/>
          <w:sz w:val="24"/>
          <w:szCs w:val="24"/>
        </w:rPr>
        <w:t>所以相对来说比较复杂</w:t>
      </w:r>
      <w:r w:rsidRPr="00821032">
        <w:rPr>
          <w:rFonts w:ascii="宋体" w:eastAsia="宋体" w:hAnsi="宋体" w:hint="eastAsia"/>
          <w:sz w:val="24"/>
          <w:szCs w:val="24"/>
        </w:rPr>
        <w:t>，</w:t>
      </w:r>
      <w:r w:rsidRPr="00821032">
        <w:rPr>
          <w:rFonts w:ascii="宋体" w:eastAsia="宋体" w:hAnsi="宋体"/>
          <w:sz w:val="24"/>
          <w:szCs w:val="24"/>
        </w:rPr>
        <w:t>所花费的时间也比较长</w:t>
      </w:r>
      <w:r w:rsidRPr="00821032">
        <w:rPr>
          <w:rFonts w:ascii="宋体" w:eastAsia="宋体" w:hAnsi="宋体" w:hint="eastAsia"/>
          <w:sz w:val="24"/>
          <w:szCs w:val="24"/>
        </w:rPr>
        <w:t>；因为是类似的，所以写个了SpringBoot版本的QQ邮箱发送信息的webservice，放置在远程服务器上，任何人想要是要Q</w:t>
      </w:r>
      <w:r w:rsidRPr="00821032">
        <w:rPr>
          <w:rFonts w:ascii="宋体" w:eastAsia="宋体" w:hAnsi="宋体"/>
          <w:sz w:val="24"/>
          <w:szCs w:val="24"/>
        </w:rPr>
        <w:t>Q</w:t>
      </w:r>
      <w:r w:rsidR="002150F8" w:rsidRPr="00821032">
        <w:rPr>
          <w:rFonts w:ascii="宋体" w:eastAsia="宋体" w:hAnsi="宋体" w:hint="eastAsia"/>
          <w:sz w:val="24"/>
          <w:szCs w:val="24"/>
        </w:rPr>
        <w:t>邮箱发送信息，直接调用该端口即可</w:t>
      </w:r>
      <w:r w:rsidR="009C7E0C" w:rsidRPr="00821032">
        <w:rPr>
          <w:rFonts w:ascii="宋体" w:eastAsia="宋体" w:hAnsi="宋体" w:hint="eastAsia"/>
          <w:sz w:val="24"/>
          <w:szCs w:val="24"/>
        </w:rPr>
        <w:t>：</w:t>
      </w:r>
    </w:p>
    <w:p w14:paraId="525E420E" w14:textId="77777777" w:rsidR="002150F8" w:rsidRPr="00821032" w:rsidRDefault="002150F8" w:rsidP="002150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sz w:val="24"/>
          <w:szCs w:val="24"/>
        </w:rPr>
      </w:pPr>
      <w:r w:rsidRPr="00821032">
        <w:rPr>
          <w:rFonts w:ascii="宋体" w:eastAsia="宋体" w:hAnsi="宋体"/>
          <w:sz w:val="24"/>
          <w:szCs w:val="24"/>
        </w:rPr>
        <w:t>//</w:t>
      </w:r>
      <w:r w:rsidRPr="00821032">
        <w:rPr>
          <w:rFonts w:ascii="宋体" w:eastAsia="宋体" w:hAnsi="宋体" w:hint="eastAsia"/>
          <w:sz w:val="24"/>
          <w:szCs w:val="24"/>
        </w:rPr>
        <w:t>创建</w:t>
      </w:r>
      <w:r w:rsidRPr="00821032">
        <w:rPr>
          <w:rFonts w:ascii="宋体" w:eastAsia="宋体" w:hAnsi="宋体"/>
          <w:sz w:val="24"/>
          <w:szCs w:val="24"/>
        </w:rPr>
        <w:t>MIME</w:t>
      </w:r>
      <w:r w:rsidRPr="00821032">
        <w:rPr>
          <w:rFonts w:ascii="宋体" w:eastAsia="宋体" w:hAnsi="宋体" w:hint="eastAsia"/>
          <w:sz w:val="24"/>
          <w:szCs w:val="24"/>
        </w:rPr>
        <w:t>邮件对象</w:t>
      </w:r>
      <w:r w:rsidRPr="00821032">
        <w:rPr>
          <w:rFonts w:ascii="宋体" w:eastAsia="宋体" w:hAnsi="宋体" w:hint="eastAsia"/>
          <w:sz w:val="24"/>
          <w:szCs w:val="24"/>
        </w:rPr>
        <w:br/>
      </w:r>
      <w:r w:rsidRPr="00821032">
        <w:rPr>
          <w:rFonts w:ascii="宋体" w:eastAsia="宋体" w:hAnsi="宋体"/>
          <w:sz w:val="24"/>
          <w:szCs w:val="24"/>
        </w:rPr>
        <w:t>mimeMsg=new MimeMessage(mailSession);</w:t>
      </w:r>
      <w:r w:rsidRPr="00821032">
        <w:rPr>
          <w:rFonts w:ascii="宋体" w:eastAsia="宋体" w:hAnsi="宋体"/>
          <w:sz w:val="24"/>
          <w:szCs w:val="24"/>
        </w:rPr>
        <w:br/>
        <w:t>String name=MimeUtility.encodeText(FormName);</w:t>
      </w:r>
      <w:r w:rsidRPr="00821032">
        <w:rPr>
          <w:rFonts w:ascii="宋体" w:eastAsia="宋体" w:hAnsi="宋体"/>
          <w:sz w:val="24"/>
          <w:szCs w:val="24"/>
        </w:rPr>
        <w:br/>
        <w:t>mimeMsg.setFrom(new InternetAddress(name+"&lt;"+username+"&gt;"));</w:t>
      </w:r>
      <w:r w:rsidRPr="00821032">
        <w:rPr>
          <w:rFonts w:ascii="宋体" w:eastAsia="宋体" w:hAnsi="宋体"/>
          <w:sz w:val="24"/>
          <w:szCs w:val="24"/>
        </w:rPr>
        <w:br/>
        <w:t>mimeMsg.setRecipients(Message.RecipientType.TO, InternetAddress.parse(MailTo));</w:t>
      </w:r>
      <w:r w:rsidRPr="00821032">
        <w:rPr>
          <w:rFonts w:ascii="宋体" w:eastAsia="宋体" w:hAnsi="宋体"/>
          <w:sz w:val="24"/>
          <w:szCs w:val="24"/>
        </w:rPr>
        <w:br/>
        <w:t>//</w:t>
      </w:r>
      <w:r w:rsidRPr="00821032">
        <w:rPr>
          <w:rFonts w:ascii="宋体" w:eastAsia="宋体" w:hAnsi="宋体" w:hint="eastAsia"/>
          <w:sz w:val="24"/>
          <w:szCs w:val="24"/>
        </w:rPr>
        <w:t>设置邮件主题</w:t>
      </w:r>
      <w:r w:rsidRPr="00821032">
        <w:rPr>
          <w:rFonts w:ascii="宋体" w:eastAsia="宋体" w:hAnsi="宋体" w:hint="eastAsia"/>
          <w:sz w:val="24"/>
          <w:szCs w:val="24"/>
        </w:rPr>
        <w:br/>
      </w:r>
      <w:r w:rsidRPr="00821032">
        <w:rPr>
          <w:rFonts w:ascii="宋体" w:eastAsia="宋体" w:hAnsi="宋体"/>
          <w:sz w:val="24"/>
          <w:szCs w:val="24"/>
        </w:rPr>
        <w:t>mimeMsg.setSubject(Subject,"utf-8");</w:t>
      </w:r>
      <w:r w:rsidRPr="00821032">
        <w:rPr>
          <w:rFonts w:ascii="宋体" w:eastAsia="宋体" w:hAnsi="宋体"/>
          <w:sz w:val="24"/>
          <w:szCs w:val="24"/>
        </w:rPr>
        <w:br/>
        <w:t>//</w:t>
      </w:r>
      <w:r w:rsidRPr="00821032">
        <w:rPr>
          <w:rFonts w:ascii="宋体" w:eastAsia="宋体" w:hAnsi="宋体" w:hint="eastAsia"/>
          <w:sz w:val="24"/>
          <w:szCs w:val="24"/>
        </w:rPr>
        <w:t>设置邮件内容，将邮件</w:t>
      </w:r>
      <w:r w:rsidRPr="00821032">
        <w:rPr>
          <w:rFonts w:ascii="宋体" w:eastAsia="宋体" w:hAnsi="宋体"/>
          <w:sz w:val="24"/>
          <w:szCs w:val="24"/>
        </w:rPr>
        <w:t>body</w:t>
      </w:r>
      <w:r w:rsidRPr="00821032">
        <w:rPr>
          <w:rFonts w:ascii="宋体" w:eastAsia="宋体" w:hAnsi="宋体" w:hint="eastAsia"/>
          <w:sz w:val="24"/>
          <w:szCs w:val="24"/>
        </w:rPr>
        <w:t>部分转化为</w:t>
      </w:r>
      <w:r w:rsidRPr="00821032">
        <w:rPr>
          <w:rFonts w:ascii="宋体" w:eastAsia="宋体" w:hAnsi="宋体"/>
          <w:sz w:val="24"/>
          <w:szCs w:val="24"/>
        </w:rPr>
        <w:t>HTML</w:t>
      </w:r>
      <w:r w:rsidRPr="00821032">
        <w:rPr>
          <w:rFonts w:ascii="宋体" w:eastAsia="宋体" w:hAnsi="宋体" w:hint="eastAsia"/>
          <w:sz w:val="24"/>
          <w:szCs w:val="24"/>
        </w:rPr>
        <w:t>格式</w:t>
      </w:r>
      <w:r w:rsidRPr="00821032">
        <w:rPr>
          <w:rFonts w:ascii="宋体" w:eastAsia="宋体" w:hAnsi="宋体" w:hint="eastAsia"/>
          <w:sz w:val="24"/>
          <w:szCs w:val="24"/>
        </w:rPr>
        <w:br/>
      </w:r>
      <w:r w:rsidRPr="00821032">
        <w:rPr>
          <w:rFonts w:ascii="宋体" w:eastAsia="宋体" w:hAnsi="宋体"/>
          <w:sz w:val="24"/>
          <w:szCs w:val="24"/>
        </w:rPr>
        <w:t>mimeMsg.setContent(Body,"text/html;charset=utf-8");</w:t>
      </w:r>
      <w:r w:rsidRPr="00821032">
        <w:rPr>
          <w:rFonts w:ascii="宋体" w:eastAsia="宋体" w:hAnsi="宋体"/>
          <w:sz w:val="24"/>
          <w:szCs w:val="24"/>
        </w:rPr>
        <w:br/>
        <w:t>//</w:t>
      </w:r>
      <w:r w:rsidRPr="00821032">
        <w:rPr>
          <w:rFonts w:ascii="宋体" w:eastAsia="宋体" w:hAnsi="宋体" w:hint="eastAsia"/>
          <w:sz w:val="24"/>
          <w:szCs w:val="24"/>
        </w:rPr>
        <w:t>发送邮件</w:t>
      </w:r>
      <w:r w:rsidRPr="00821032">
        <w:rPr>
          <w:rFonts w:ascii="宋体" w:eastAsia="宋体" w:hAnsi="宋体" w:hint="eastAsia"/>
          <w:sz w:val="24"/>
          <w:szCs w:val="24"/>
        </w:rPr>
        <w:br/>
      </w:r>
      <w:r w:rsidRPr="00821032">
        <w:rPr>
          <w:rFonts w:ascii="宋体" w:eastAsia="宋体" w:hAnsi="宋体"/>
          <w:sz w:val="24"/>
          <w:szCs w:val="24"/>
        </w:rPr>
        <w:t>try{</w:t>
      </w:r>
      <w:r w:rsidRPr="00821032">
        <w:rPr>
          <w:rFonts w:ascii="宋体" w:eastAsia="宋体" w:hAnsi="宋体"/>
          <w:sz w:val="24"/>
          <w:szCs w:val="24"/>
        </w:rPr>
        <w:br/>
        <w:t xml:space="preserve">   Transport.send(mimeMsg);</w:t>
      </w:r>
      <w:r w:rsidRPr="00821032">
        <w:rPr>
          <w:rFonts w:ascii="宋体" w:eastAsia="宋体" w:hAnsi="宋体"/>
          <w:sz w:val="24"/>
          <w:szCs w:val="24"/>
        </w:rPr>
        <w:br/>
        <w:t xml:space="preserve">   return true;</w:t>
      </w:r>
      <w:r w:rsidRPr="00821032">
        <w:rPr>
          <w:rFonts w:ascii="宋体" w:eastAsia="宋体" w:hAnsi="宋体"/>
          <w:sz w:val="24"/>
          <w:szCs w:val="24"/>
        </w:rPr>
        <w:br/>
        <w:t>}catch(Exception e){</w:t>
      </w:r>
      <w:r w:rsidRPr="00821032">
        <w:rPr>
          <w:rFonts w:ascii="宋体" w:eastAsia="宋体" w:hAnsi="宋体"/>
          <w:sz w:val="24"/>
          <w:szCs w:val="24"/>
        </w:rPr>
        <w:br/>
        <w:t xml:space="preserve">   return false;</w:t>
      </w:r>
      <w:r w:rsidRPr="00821032">
        <w:rPr>
          <w:rFonts w:ascii="宋体" w:eastAsia="宋体" w:hAnsi="宋体"/>
          <w:sz w:val="24"/>
          <w:szCs w:val="24"/>
        </w:rPr>
        <w:br/>
        <w:t>}</w:t>
      </w:r>
    </w:p>
    <w:p w14:paraId="0518E942" w14:textId="77777777" w:rsidR="002150F8" w:rsidRPr="00821032" w:rsidRDefault="002150F8">
      <w:pPr>
        <w:spacing w:line="300" w:lineRule="auto"/>
        <w:rPr>
          <w:rFonts w:ascii="宋体" w:eastAsia="宋体" w:hAnsi="宋体"/>
          <w:sz w:val="24"/>
          <w:szCs w:val="24"/>
        </w:rPr>
        <w:pPrChange w:id="714" w:author="王同罕" w:date="2019-05-04T16:42:00Z">
          <w:pPr/>
        </w:pPrChange>
      </w:pPr>
      <w:r w:rsidRPr="00821032">
        <w:rPr>
          <w:rFonts w:ascii="宋体" w:eastAsia="宋体" w:hAnsi="宋体" w:hint="eastAsia"/>
          <w:sz w:val="24"/>
          <w:szCs w:val="24"/>
        </w:rPr>
        <w:t>创建好Util</w:t>
      </w:r>
      <w:r w:rsidRPr="00821032">
        <w:rPr>
          <w:rFonts w:ascii="宋体" w:eastAsia="宋体" w:hAnsi="宋体"/>
          <w:sz w:val="24"/>
          <w:szCs w:val="24"/>
        </w:rPr>
        <w:t>s类后</w:t>
      </w:r>
      <w:r w:rsidRPr="00821032">
        <w:rPr>
          <w:rFonts w:ascii="宋体" w:eastAsia="宋体" w:hAnsi="宋体" w:hint="eastAsia"/>
          <w:sz w:val="24"/>
          <w:szCs w:val="24"/>
        </w:rPr>
        <w:t>，</w:t>
      </w:r>
      <w:r w:rsidRPr="00821032">
        <w:rPr>
          <w:rFonts w:ascii="宋体" w:eastAsia="宋体" w:hAnsi="宋体"/>
          <w:sz w:val="24"/>
          <w:szCs w:val="24"/>
        </w:rPr>
        <w:t>在找回密码的方法中直接请求该链接便能返回相对的值</w:t>
      </w:r>
      <w:r w:rsidR="00922079" w:rsidRPr="00821032">
        <w:rPr>
          <w:rFonts w:ascii="宋体" w:eastAsia="宋体" w:hAnsi="宋体" w:hint="eastAsia"/>
          <w:sz w:val="24"/>
          <w:szCs w:val="24"/>
        </w:rPr>
        <w:t>，url</w:t>
      </w:r>
      <w:r w:rsidR="00922079" w:rsidRPr="00821032">
        <w:rPr>
          <w:rFonts w:ascii="宋体" w:eastAsia="宋体" w:hAnsi="宋体"/>
          <w:sz w:val="24"/>
          <w:szCs w:val="24"/>
        </w:rPr>
        <w:t xml:space="preserve">: </w:t>
      </w:r>
      <w:r w:rsidR="00EC21DC">
        <w:fldChar w:fldCharType="begin"/>
      </w:r>
      <w:r w:rsidR="00EC21DC">
        <w:instrText xml:space="preserve"> HYPERLINK "http://47.102.207.63:8086/SendMessage" </w:instrText>
      </w:r>
      <w:r w:rsidR="00EC21DC">
        <w:fldChar w:fldCharType="separate"/>
      </w:r>
      <w:r w:rsidR="00922079" w:rsidRPr="00821032">
        <w:rPr>
          <w:rStyle w:val="a6"/>
          <w:rFonts w:ascii="宋体" w:eastAsia="宋体" w:hAnsi="宋体"/>
          <w:sz w:val="24"/>
          <w:szCs w:val="24"/>
        </w:rPr>
        <w:t>http://47.102.207.63:8086/SendMessage</w:t>
      </w:r>
      <w:r w:rsidR="00EC21DC">
        <w:rPr>
          <w:rStyle w:val="a6"/>
          <w:rFonts w:ascii="宋体" w:eastAsia="宋体" w:hAnsi="宋体"/>
          <w:sz w:val="24"/>
          <w:szCs w:val="24"/>
        </w:rPr>
        <w:fldChar w:fldCharType="end"/>
      </w:r>
      <w:r w:rsidR="00922079" w:rsidRPr="00821032">
        <w:rPr>
          <w:rFonts w:ascii="宋体" w:eastAsia="宋体" w:hAnsi="宋体"/>
          <w:sz w:val="24"/>
          <w:szCs w:val="24"/>
        </w:rPr>
        <w:t>这个</w:t>
      </w:r>
      <w:r w:rsidR="00821032">
        <w:rPr>
          <w:rFonts w:ascii="宋体" w:eastAsia="宋体" w:hAnsi="宋体" w:hint="eastAsia"/>
          <w:sz w:val="24"/>
          <w:szCs w:val="24"/>
        </w:rPr>
        <w:t>接口</w:t>
      </w:r>
      <w:r w:rsidR="00922079" w:rsidRPr="00821032">
        <w:rPr>
          <w:rFonts w:ascii="宋体" w:eastAsia="宋体" w:hAnsi="宋体"/>
          <w:sz w:val="24"/>
          <w:szCs w:val="24"/>
        </w:rPr>
        <w:t>是我在远程服务器上部署的一个springboot的jar包</w:t>
      </w:r>
      <w:r w:rsidR="00821032">
        <w:rPr>
          <w:rFonts w:ascii="宋体" w:eastAsia="宋体" w:hAnsi="宋体" w:hint="eastAsia"/>
          <w:sz w:val="24"/>
          <w:szCs w:val="24"/>
        </w:rPr>
        <w:t>，</w:t>
      </w:r>
      <w:r w:rsidR="00821032">
        <w:rPr>
          <w:rFonts w:ascii="宋体" w:eastAsia="宋体" w:hAnsi="宋体"/>
          <w:sz w:val="24"/>
          <w:szCs w:val="24"/>
        </w:rPr>
        <w:t>带上对应参数便能请求发送QQ邮件了</w:t>
      </w:r>
      <w:r w:rsidR="00922079" w:rsidRPr="00821032">
        <w:rPr>
          <w:rFonts w:ascii="宋体" w:eastAsia="宋体" w:hAnsi="宋体" w:hint="eastAsia"/>
          <w:sz w:val="24"/>
          <w:szCs w:val="24"/>
        </w:rPr>
        <w:t>：</w:t>
      </w:r>
    </w:p>
    <w:p w14:paraId="27B9381C" w14:textId="77777777" w:rsidR="002150F8" w:rsidRPr="00821032" w:rsidRDefault="002150F8" w:rsidP="002150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sz w:val="24"/>
          <w:szCs w:val="24"/>
        </w:rPr>
      </w:pPr>
      <w:r w:rsidRPr="00821032">
        <w:rPr>
          <w:rFonts w:ascii="宋体" w:eastAsia="宋体" w:hAnsi="宋体"/>
          <w:sz w:val="24"/>
          <w:szCs w:val="24"/>
        </w:rPr>
        <w:t>URL url = new URL("http://47.102.207.63:8086/SendMessage"+param);</w:t>
      </w:r>
      <w:r w:rsidRPr="00821032">
        <w:rPr>
          <w:rFonts w:ascii="宋体" w:eastAsia="宋体" w:hAnsi="宋体"/>
          <w:sz w:val="24"/>
          <w:szCs w:val="24"/>
        </w:rPr>
        <w:br/>
        <w:t>URLConnection urlConnection = url.openConnection();</w:t>
      </w:r>
      <w:r w:rsidRPr="00821032">
        <w:rPr>
          <w:rFonts w:ascii="宋体" w:eastAsia="宋体" w:hAnsi="宋体"/>
          <w:sz w:val="24"/>
          <w:szCs w:val="24"/>
        </w:rPr>
        <w:br/>
        <w:t>urlConnection.setRequestProperty("accept", "*/*");</w:t>
      </w:r>
      <w:r w:rsidRPr="00821032">
        <w:rPr>
          <w:rFonts w:ascii="宋体" w:eastAsia="宋体" w:hAnsi="宋体"/>
          <w:sz w:val="24"/>
          <w:szCs w:val="24"/>
        </w:rPr>
        <w:br/>
        <w:t>urlConnection.setRequestProperty("connection", "Keep-Alive");</w:t>
      </w:r>
      <w:r w:rsidRPr="00821032">
        <w:rPr>
          <w:rFonts w:ascii="宋体" w:eastAsia="宋体" w:hAnsi="宋体"/>
          <w:sz w:val="24"/>
          <w:szCs w:val="24"/>
        </w:rPr>
        <w:br/>
        <w:t>urlConnection.setRequestProperty("user-agent", "Mozilla/4.0 (compatible; MSIE 6.0; Windows NT 5.1;SV1)");</w:t>
      </w:r>
      <w:r w:rsidRPr="00821032">
        <w:rPr>
          <w:rFonts w:ascii="宋体" w:eastAsia="宋体" w:hAnsi="宋体"/>
          <w:sz w:val="24"/>
          <w:szCs w:val="24"/>
        </w:rPr>
        <w:br/>
        <w:t>urlConnection.connect();</w:t>
      </w:r>
      <w:r w:rsidRPr="00821032">
        <w:rPr>
          <w:rFonts w:ascii="宋体" w:eastAsia="宋体" w:hAnsi="宋体"/>
          <w:sz w:val="24"/>
          <w:szCs w:val="24"/>
        </w:rPr>
        <w:br/>
        <w:t>//System.out.println("</w:t>
      </w:r>
      <w:r w:rsidRPr="00821032">
        <w:rPr>
          <w:rFonts w:ascii="宋体" w:eastAsia="宋体" w:hAnsi="宋体" w:hint="eastAsia"/>
          <w:sz w:val="24"/>
          <w:szCs w:val="24"/>
        </w:rPr>
        <w:t>返回的内容</w:t>
      </w:r>
      <w:r w:rsidRPr="00821032">
        <w:rPr>
          <w:rFonts w:ascii="宋体" w:eastAsia="宋体" w:hAnsi="宋体"/>
          <w:sz w:val="24"/>
          <w:szCs w:val="24"/>
        </w:rPr>
        <w:t>"+urlConnection.getContent());</w:t>
      </w:r>
      <w:r w:rsidRPr="00821032">
        <w:rPr>
          <w:rFonts w:ascii="宋体" w:eastAsia="宋体" w:hAnsi="宋体"/>
          <w:sz w:val="24"/>
          <w:szCs w:val="24"/>
        </w:rPr>
        <w:br/>
        <w:t>Map&lt;String, List&lt;String&gt;&gt; map = urlConnection.getHeaderFields();</w:t>
      </w:r>
      <w:r w:rsidRPr="00821032">
        <w:rPr>
          <w:rFonts w:ascii="宋体" w:eastAsia="宋体" w:hAnsi="宋体"/>
          <w:sz w:val="24"/>
          <w:szCs w:val="24"/>
        </w:rPr>
        <w:br/>
        <w:t xml:space="preserve">// </w:t>
      </w:r>
      <w:r w:rsidRPr="00821032">
        <w:rPr>
          <w:rFonts w:ascii="宋体" w:eastAsia="宋体" w:hAnsi="宋体" w:hint="eastAsia"/>
          <w:sz w:val="24"/>
          <w:szCs w:val="24"/>
        </w:rPr>
        <w:t>遍历所有的响应头字段，获取到</w:t>
      </w:r>
      <w:r w:rsidRPr="00821032">
        <w:rPr>
          <w:rFonts w:ascii="宋体" w:eastAsia="宋体" w:hAnsi="宋体"/>
          <w:sz w:val="24"/>
          <w:szCs w:val="24"/>
        </w:rPr>
        <w:t>cookies</w:t>
      </w:r>
      <w:r w:rsidRPr="00821032">
        <w:rPr>
          <w:rFonts w:ascii="宋体" w:eastAsia="宋体" w:hAnsi="宋体" w:hint="eastAsia"/>
          <w:sz w:val="24"/>
          <w:szCs w:val="24"/>
        </w:rPr>
        <w:t>等</w:t>
      </w:r>
      <w:r w:rsidRPr="00821032">
        <w:rPr>
          <w:rFonts w:ascii="宋体" w:eastAsia="宋体" w:hAnsi="宋体" w:hint="eastAsia"/>
          <w:sz w:val="24"/>
          <w:szCs w:val="24"/>
        </w:rPr>
        <w:br/>
      </w:r>
      <w:r w:rsidRPr="00821032">
        <w:rPr>
          <w:rFonts w:ascii="宋体" w:eastAsia="宋体" w:hAnsi="宋体"/>
          <w:sz w:val="24"/>
          <w:szCs w:val="24"/>
        </w:rPr>
        <w:t>for (String key : map.keySet()) {</w:t>
      </w:r>
      <w:r w:rsidRPr="00821032">
        <w:rPr>
          <w:rFonts w:ascii="宋体" w:eastAsia="宋体" w:hAnsi="宋体"/>
          <w:sz w:val="24"/>
          <w:szCs w:val="24"/>
        </w:rPr>
        <w:br/>
        <w:t xml:space="preserve">    System.out.println(key + "---&gt;" + map.get(key));</w:t>
      </w:r>
      <w:r w:rsidRPr="00821032">
        <w:rPr>
          <w:rFonts w:ascii="宋体" w:eastAsia="宋体" w:hAnsi="宋体"/>
          <w:sz w:val="24"/>
          <w:szCs w:val="24"/>
        </w:rPr>
        <w:br/>
        <w:t>}</w:t>
      </w:r>
      <w:r w:rsidRPr="00821032">
        <w:rPr>
          <w:rFonts w:ascii="宋体" w:eastAsia="宋体" w:hAnsi="宋体"/>
          <w:sz w:val="24"/>
          <w:szCs w:val="24"/>
        </w:rPr>
        <w:br/>
        <w:t xml:space="preserve">// </w:t>
      </w:r>
      <w:r w:rsidRPr="00821032">
        <w:rPr>
          <w:rFonts w:ascii="宋体" w:eastAsia="宋体" w:hAnsi="宋体" w:hint="eastAsia"/>
          <w:sz w:val="24"/>
          <w:szCs w:val="24"/>
        </w:rPr>
        <w:t>定义</w:t>
      </w:r>
      <w:r w:rsidRPr="00821032">
        <w:rPr>
          <w:rFonts w:ascii="宋体" w:eastAsia="宋体" w:hAnsi="宋体"/>
          <w:sz w:val="24"/>
          <w:szCs w:val="24"/>
        </w:rPr>
        <w:t xml:space="preserve"> BufferedReader</w:t>
      </w:r>
      <w:r w:rsidRPr="00821032">
        <w:rPr>
          <w:rFonts w:ascii="宋体" w:eastAsia="宋体" w:hAnsi="宋体" w:hint="eastAsia"/>
          <w:sz w:val="24"/>
          <w:szCs w:val="24"/>
        </w:rPr>
        <w:t>输入流来读取</w:t>
      </w:r>
      <w:r w:rsidRPr="00821032">
        <w:rPr>
          <w:rFonts w:ascii="宋体" w:eastAsia="宋体" w:hAnsi="宋体"/>
          <w:sz w:val="24"/>
          <w:szCs w:val="24"/>
        </w:rPr>
        <w:t>URL</w:t>
      </w:r>
      <w:r w:rsidRPr="00821032">
        <w:rPr>
          <w:rFonts w:ascii="宋体" w:eastAsia="宋体" w:hAnsi="宋体" w:hint="eastAsia"/>
          <w:sz w:val="24"/>
          <w:szCs w:val="24"/>
        </w:rPr>
        <w:t>的响应</w:t>
      </w:r>
      <w:r w:rsidRPr="00821032">
        <w:rPr>
          <w:rFonts w:ascii="宋体" w:eastAsia="宋体" w:hAnsi="宋体" w:hint="eastAsia"/>
          <w:sz w:val="24"/>
          <w:szCs w:val="24"/>
        </w:rPr>
        <w:br/>
      </w:r>
      <w:r w:rsidRPr="00821032">
        <w:rPr>
          <w:rFonts w:ascii="宋体" w:eastAsia="宋体" w:hAnsi="宋体"/>
          <w:sz w:val="24"/>
          <w:szCs w:val="24"/>
        </w:rPr>
        <w:t xml:space="preserve">read = new BufferedReader(new </w:t>
      </w:r>
      <w:r w:rsidRPr="00821032">
        <w:rPr>
          <w:rFonts w:ascii="宋体" w:eastAsia="宋体" w:hAnsi="宋体"/>
          <w:sz w:val="24"/>
          <w:szCs w:val="24"/>
        </w:rPr>
        <w:lastRenderedPageBreak/>
        <w:t>InputStreamReader(urlConnection.getInputStream(), "UTF-8"));</w:t>
      </w:r>
      <w:r w:rsidRPr="00821032">
        <w:rPr>
          <w:rFonts w:ascii="宋体" w:eastAsia="宋体" w:hAnsi="宋体"/>
          <w:sz w:val="24"/>
          <w:szCs w:val="24"/>
        </w:rPr>
        <w:br/>
        <w:t>String line;//</w:t>
      </w:r>
      <w:r w:rsidRPr="00821032">
        <w:rPr>
          <w:rFonts w:ascii="宋体" w:eastAsia="宋体" w:hAnsi="宋体" w:hint="eastAsia"/>
          <w:sz w:val="24"/>
          <w:szCs w:val="24"/>
        </w:rPr>
        <w:t>循环读取</w:t>
      </w:r>
      <w:r w:rsidRPr="00821032">
        <w:rPr>
          <w:rFonts w:ascii="宋体" w:eastAsia="宋体" w:hAnsi="宋体" w:hint="eastAsia"/>
          <w:sz w:val="24"/>
          <w:szCs w:val="24"/>
        </w:rPr>
        <w:br/>
      </w:r>
      <w:r w:rsidRPr="00821032">
        <w:rPr>
          <w:rFonts w:ascii="宋体" w:eastAsia="宋体" w:hAnsi="宋体"/>
          <w:sz w:val="24"/>
          <w:szCs w:val="24"/>
        </w:rPr>
        <w:t>while ((line = read.readLine()) != null) {</w:t>
      </w:r>
      <w:r w:rsidRPr="00821032">
        <w:rPr>
          <w:rFonts w:ascii="宋体" w:eastAsia="宋体" w:hAnsi="宋体"/>
          <w:sz w:val="24"/>
          <w:szCs w:val="24"/>
        </w:rPr>
        <w:br/>
        <w:t xml:space="preserve">    result += line;</w:t>
      </w:r>
      <w:r w:rsidRPr="00821032">
        <w:rPr>
          <w:rFonts w:ascii="宋体" w:eastAsia="宋体" w:hAnsi="宋体"/>
          <w:sz w:val="24"/>
          <w:szCs w:val="24"/>
        </w:rPr>
        <w:br/>
        <w:t>}</w:t>
      </w:r>
    </w:p>
    <w:p w14:paraId="07AA4751" w14:textId="77777777" w:rsidR="00D27D1E" w:rsidRPr="00821032" w:rsidRDefault="00D27D1E" w:rsidP="00D27D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sz w:val="24"/>
          <w:szCs w:val="24"/>
        </w:rPr>
      </w:pPr>
      <w:r w:rsidRPr="00821032">
        <w:rPr>
          <w:rFonts w:ascii="宋体" w:eastAsia="宋体" w:hAnsi="宋体"/>
          <w:sz w:val="24"/>
          <w:szCs w:val="24"/>
        </w:rPr>
        <w:t>return (Map)JSON.parse(result);</w:t>
      </w:r>
    </w:p>
    <w:p w14:paraId="2A7EAA4C" w14:textId="2D43AD10" w:rsidR="00D27D1E" w:rsidRPr="00821032" w:rsidRDefault="00D27D1E">
      <w:pPr>
        <w:spacing w:line="300" w:lineRule="auto"/>
        <w:rPr>
          <w:rFonts w:ascii="宋体" w:eastAsia="宋体" w:hAnsi="宋体"/>
          <w:sz w:val="24"/>
          <w:szCs w:val="24"/>
        </w:rPr>
        <w:pPrChange w:id="715" w:author="王同罕" w:date="2019-05-04T16:43:00Z">
          <w:pPr/>
        </w:pPrChange>
      </w:pPr>
      <w:r w:rsidRPr="00821032">
        <w:rPr>
          <w:rFonts w:ascii="宋体" w:eastAsia="宋体" w:hAnsi="宋体"/>
          <w:sz w:val="24"/>
          <w:szCs w:val="24"/>
        </w:rPr>
        <w:t>简易社区这套系统难点</w:t>
      </w:r>
      <w:del w:id="716" w:author="王同罕" w:date="2019-05-04T16:43:00Z">
        <w:r w:rsidRPr="00821032" w:rsidDel="00F1046E">
          <w:rPr>
            <w:rFonts w:ascii="宋体" w:eastAsia="宋体" w:hAnsi="宋体"/>
            <w:sz w:val="24"/>
            <w:szCs w:val="24"/>
          </w:rPr>
          <w:delText>基本上</w:delText>
        </w:r>
      </w:del>
      <w:ins w:id="717" w:author="王同罕" w:date="2019-05-04T16:43:00Z">
        <w:r w:rsidR="00F1046E">
          <w:rPr>
            <w:rFonts w:ascii="宋体" w:eastAsia="宋体" w:hAnsi="宋体"/>
            <w:sz w:val="24"/>
            <w:szCs w:val="24"/>
          </w:rPr>
          <w:t>已</w:t>
        </w:r>
      </w:ins>
      <w:r w:rsidRPr="00821032">
        <w:rPr>
          <w:rFonts w:ascii="宋体" w:eastAsia="宋体" w:hAnsi="宋体"/>
          <w:sz w:val="24"/>
          <w:szCs w:val="24"/>
        </w:rPr>
        <w:t>介绍完毕</w:t>
      </w:r>
      <w:r w:rsidRPr="00821032">
        <w:rPr>
          <w:rFonts w:ascii="宋体" w:eastAsia="宋体" w:hAnsi="宋体" w:hint="eastAsia"/>
          <w:sz w:val="24"/>
          <w:szCs w:val="24"/>
        </w:rPr>
        <w:t>，</w:t>
      </w:r>
      <w:r w:rsidR="00C1551B" w:rsidRPr="00821032">
        <w:rPr>
          <w:rFonts w:ascii="宋体" w:eastAsia="宋体" w:hAnsi="宋体" w:hint="eastAsia"/>
          <w:sz w:val="24"/>
          <w:szCs w:val="24"/>
        </w:rPr>
        <w:t>部分功能的核心代码也</w:t>
      </w:r>
      <w:ins w:id="718" w:author="王同罕" w:date="2019-05-04T16:43:00Z">
        <w:r w:rsidR="004077EA">
          <w:rPr>
            <w:rFonts w:ascii="宋体" w:eastAsia="宋体" w:hAnsi="宋体" w:hint="eastAsia"/>
            <w:sz w:val="24"/>
            <w:szCs w:val="24"/>
          </w:rPr>
          <w:t>一并展示了。</w:t>
        </w:r>
      </w:ins>
      <w:del w:id="719" w:author="王同罕" w:date="2019-05-04T16:43:00Z">
        <w:r w:rsidR="00C1551B" w:rsidRPr="00821032" w:rsidDel="004077EA">
          <w:rPr>
            <w:rFonts w:ascii="宋体" w:eastAsia="宋体" w:hAnsi="宋体" w:hint="eastAsia"/>
            <w:sz w:val="24"/>
            <w:szCs w:val="24"/>
          </w:rPr>
          <w:delText>讲解的差不多了，</w:delText>
        </w:r>
      </w:del>
    </w:p>
    <w:p w14:paraId="5857DE1B" w14:textId="77777777" w:rsidR="00CE5145" w:rsidRPr="00C1551B" w:rsidRDefault="00CE5145" w:rsidP="00C1551B">
      <w:pPr>
        <w:pStyle w:val="2"/>
        <w:rPr>
          <w:rFonts w:ascii="Times New Roman" w:hAnsi="Times New Roman" w:cs="Times New Roman"/>
        </w:rPr>
      </w:pPr>
      <w:bookmarkStart w:id="720" w:name="_Toc7028478"/>
      <w:r w:rsidRPr="00C1551B">
        <w:rPr>
          <w:rFonts w:ascii="Times New Roman" w:hAnsi="Times New Roman" w:cs="Times New Roman" w:hint="eastAsia"/>
        </w:rPr>
        <w:t>5</w:t>
      </w:r>
      <w:r w:rsidRPr="00C1551B">
        <w:rPr>
          <w:rFonts w:ascii="Times New Roman" w:hAnsi="Times New Roman" w:cs="Times New Roman"/>
        </w:rPr>
        <w:t xml:space="preserve">.3  </w:t>
      </w:r>
      <w:r w:rsidRPr="00C1551B">
        <w:rPr>
          <w:rFonts w:ascii="Times New Roman" w:hAnsi="Times New Roman" w:cs="Times New Roman"/>
        </w:rPr>
        <w:t>本章小结</w:t>
      </w:r>
      <w:bookmarkEnd w:id="720"/>
    </w:p>
    <w:p w14:paraId="3DF08A00" w14:textId="77777777" w:rsidR="008D3EBB" w:rsidRPr="003C242D" w:rsidRDefault="00D27D1E">
      <w:pPr>
        <w:spacing w:line="300" w:lineRule="auto"/>
        <w:ind w:firstLineChars="200" w:firstLine="420"/>
        <w:rPr>
          <w:rFonts w:ascii="宋体" w:eastAsia="宋体" w:hAnsi="宋体"/>
          <w:sz w:val="24"/>
          <w:szCs w:val="24"/>
        </w:rPr>
        <w:pPrChange w:id="721" w:author="王同罕" w:date="2019-05-04T16:43:00Z">
          <w:pPr/>
        </w:pPrChange>
      </w:pPr>
      <w:r>
        <w:tab/>
      </w:r>
      <w:r w:rsidR="00C1551B" w:rsidRPr="003C242D">
        <w:rPr>
          <w:rFonts w:ascii="宋体" w:eastAsia="宋体" w:hAnsi="宋体"/>
          <w:sz w:val="24"/>
          <w:szCs w:val="24"/>
        </w:rPr>
        <w:t>本章主要介绍在开发过程中需要用的技术简介</w:t>
      </w:r>
      <w:r w:rsidR="00C1551B" w:rsidRPr="003C242D">
        <w:rPr>
          <w:rFonts w:ascii="宋体" w:eastAsia="宋体" w:hAnsi="宋体" w:hint="eastAsia"/>
          <w:sz w:val="24"/>
          <w:szCs w:val="24"/>
        </w:rPr>
        <w:t>，</w:t>
      </w:r>
      <w:r w:rsidR="00C1551B" w:rsidRPr="003C242D">
        <w:rPr>
          <w:rFonts w:ascii="宋体" w:eastAsia="宋体" w:hAnsi="宋体"/>
          <w:sz w:val="24"/>
          <w:szCs w:val="24"/>
        </w:rPr>
        <w:t>以及部分功能的核心代码介绍</w:t>
      </w:r>
      <w:r w:rsidR="00C1551B" w:rsidRPr="003C242D">
        <w:rPr>
          <w:rFonts w:ascii="宋体" w:eastAsia="宋体" w:hAnsi="宋体" w:hint="eastAsia"/>
          <w:sz w:val="24"/>
          <w:szCs w:val="24"/>
        </w:rPr>
        <w:t>，</w:t>
      </w:r>
      <w:r w:rsidR="00C1551B" w:rsidRPr="003C242D">
        <w:rPr>
          <w:rFonts w:ascii="宋体" w:eastAsia="宋体" w:hAnsi="宋体"/>
          <w:sz w:val="24"/>
          <w:szCs w:val="24"/>
        </w:rPr>
        <w:t>其实Spring框架在市面上大部分企业都用到了</w:t>
      </w:r>
      <w:r w:rsidR="00C1551B" w:rsidRPr="003C242D">
        <w:rPr>
          <w:rFonts w:ascii="宋体" w:eastAsia="宋体" w:hAnsi="宋体" w:hint="eastAsia"/>
          <w:sz w:val="24"/>
          <w:szCs w:val="24"/>
        </w:rPr>
        <w:t>，</w:t>
      </w:r>
      <w:r w:rsidR="00C1551B" w:rsidRPr="003C242D">
        <w:rPr>
          <w:rFonts w:ascii="宋体" w:eastAsia="宋体" w:hAnsi="宋体"/>
          <w:sz w:val="24"/>
          <w:szCs w:val="24"/>
        </w:rPr>
        <w:t>Spring也发展的越来好</w:t>
      </w:r>
      <w:r w:rsidR="00C1551B" w:rsidRPr="003C242D">
        <w:rPr>
          <w:rFonts w:ascii="宋体" w:eastAsia="宋体" w:hAnsi="宋体" w:hint="eastAsia"/>
          <w:sz w:val="24"/>
          <w:szCs w:val="24"/>
        </w:rPr>
        <w:t>，</w:t>
      </w:r>
      <w:r w:rsidR="00C1551B" w:rsidRPr="003C242D">
        <w:rPr>
          <w:rFonts w:ascii="宋体" w:eastAsia="宋体" w:hAnsi="宋体"/>
          <w:sz w:val="24"/>
          <w:szCs w:val="24"/>
        </w:rPr>
        <w:t>各种各样的衍生框架慢慢开始发展了</w:t>
      </w:r>
      <w:r w:rsidR="00C1551B" w:rsidRPr="003C242D">
        <w:rPr>
          <w:rFonts w:ascii="宋体" w:eastAsia="宋体" w:hAnsi="宋体" w:hint="eastAsia"/>
          <w:sz w:val="24"/>
          <w:szCs w:val="24"/>
        </w:rPr>
        <w:t>；所以时代在变化，我们要跟上时代的变迁，框架的更新迭代才能跟上潮流。</w:t>
      </w:r>
    </w:p>
    <w:p w14:paraId="4FEAF3D2" w14:textId="77777777" w:rsidR="008C7D9B" w:rsidRPr="001A37AC" w:rsidRDefault="008F7F32">
      <w:pPr>
        <w:pStyle w:val="1"/>
        <w:spacing w:before="0" w:after="0" w:line="300" w:lineRule="auto"/>
        <w:jc w:val="center"/>
        <w:rPr>
          <w:rFonts w:ascii="Times New Roman" w:hAnsi="Times New Roman" w:cs="Times New Roman"/>
        </w:rPr>
      </w:pPr>
      <w:bookmarkStart w:id="722" w:name="_Toc7028479"/>
      <w:bookmarkStart w:id="723" w:name="_Hlk514373163"/>
      <w:r w:rsidRPr="001A37AC">
        <w:rPr>
          <w:rFonts w:ascii="Times New Roman" w:hAnsi="Times New Roman" w:cs="Times New Roman"/>
        </w:rPr>
        <w:lastRenderedPageBreak/>
        <w:t>第</w:t>
      </w:r>
      <w:r w:rsidR="00552265">
        <w:rPr>
          <w:rFonts w:ascii="Times New Roman" w:hAnsi="Times New Roman" w:cs="Times New Roman"/>
        </w:rPr>
        <w:t>6</w:t>
      </w:r>
      <w:r w:rsidRPr="001A37AC">
        <w:rPr>
          <w:rFonts w:ascii="Times New Roman" w:hAnsi="Times New Roman" w:cs="Times New Roman"/>
        </w:rPr>
        <w:t>章</w:t>
      </w:r>
      <w:r w:rsidRPr="001A37AC">
        <w:rPr>
          <w:rFonts w:ascii="Times New Roman" w:hAnsi="Times New Roman" w:cs="Times New Roman"/>
        </w:rPr>
        <w:t xml:space="preserve"> </w:t>
      </w:r>
      <w:r w:rsidR="00A571E6">
        <w:rPr>
          <w:rFonts w:ascii="Times New Roman" w:hAnsi="Times New Roman" w:cs="Times New Roman"/>
        </w:rPr>
        <w:t xml:space="preserve"> </w:t>
      </w:r>
      <w:r w:rsidR="00A571E6">
        <w:rPr>
          <w:rFonts w:ascii="Times New Roman" w:hAnsi="Times New Roman" w:cs="Times New Roman"/>
        </w:rPr>
        <w:t>系统</w:t>
      </w:r>
      <w:r w:rsidR="00AB0311">
        <w:rPr>
          <w:rFonts w:ascii="Times New Roman" w:hAnsi="Times New Roman" w:cs="Times New Roman" w:hint="eastAsia"/>
        </w:rPr>
        <w:t>测试</w:t>
      </w:r>
      <w:bookmarkEnd w:id="722"/>
    </w:p>
    <w:p w14:paraId="0398A69F" w14:textId="77777777" w:rsidR="008C7D9B" w:rsidRDefault="00552265" w:rsidP="00AB0311">
      <w:pPr>
        <w:pStyle w:val="2"/>
        <w:spacing w:before="0" w:after="0" w:line="300" w:lineRule="auto"/>
        <w:rPr>
          <w:rFonts w:ascii="Times New Roman" w:hAnsi="Times New Roman" w:cs="Times New Roman"/>
        </w:rPr>
      </w:pPr>
      <w:bookmarkStart w:id="724" w:name="_Toc7028480"/>
      <w:r>
        <w:rPr>
          <w:rFonts w:ascii="Times New Roman" w:hAnsi="Times New Roman" w:cs="Times New Roman"/>
        </w:rPr>
        <w:t>6.</w:t>
      </w:r>
      <w:r w:rsidR="008F7F32" w:rsidRPr="001A37AC">
        <w:rPr>
          <w:rFonts w:ascii="Times New Roman" w:hAnsi="Times New Roman" w:cs="Times New Roman"/>
        </w:rPr>
        <w:t xml:space="preserve">1  </w:t>
      </w:r>
      <w:r w:rsidR="00AB0311">
        <w:rPr>
          <w:rFonts w:ascii="Times New Roman" w:hAnsi="Times New Roman" w:cs="Times New Roman" w:hint="eastAsia"/>
        </w:rPr>
        <w:t>测试</w:t>
      </w:r>
      <w:r w:rsidR="00AB0311">
        <w:rPr>
          <w:rFonts w:ascii="Times New Roman" w:hAnsi="Times New Roman" w:cs="Times New Roman"/>
        </w:rPr>
        <w:t>目标</w:t>
      </w:r>
      <w:bookmarkEnd w:id="724"/>
    </w:p>
    <w:p w14:paraId="123CC162" w14:textId="77777777" w:rsidR="00A8239B" w:rsidRPr="003C242D" w:rsidRDefault="0016641C">
      <w:pPr>
        <w:spacing w:line="300" w:lineRule="auto"/>
        <w:ind w:firstLineChars="200" w:firstLine="420"/>
        <w:rPr>
          <w:rFonts w:ascii="宋体" w:eastAsia="宋体" w:hAnsi="宋体"/>
          <w:sz w:val="24"/>
          <w:szCs w:val="24"/>
        </w:rPr>
        <w:pPrChange w:id="725" w:author="王同罕" w:date="2019-05-04T16:44:00Z">
          <w:pPr/>
        </w:pPrChange>
      </w:pPr>
      <w:r>
        <w:tab/>
      </w:r>
      <w:r w:rsidR="00A8239B" w:rsidRPr="003C242D">
        <w:rPr>
          <w:rFonts w:ascii="宋体" w:eastAsia="宋体" w:hAnsi="宋体"/>
          <w:sz w:val="24"/>
          <w:szCs w:val="24"/>
        </w:rPr>
        <w:t>在简易社区网站系统开发完毕后</w:t>
      </w:r>
      <w:r w:rsidR="00A8239B" w:rsidRPr="003C242D">
        <w:rPr>
          <w:rFonts w:ascii="宋体" w:eastAsia="宋体" w:hAnsi="宋体" w:hint="eastAsia"/>
          <w:sz w:val="24"/>
          <w:szCs w:val="24"/>
        </w:rPr>
        <w:t>，</w:t>
      </w:r>
      <w:r w:rsidR="00A8239B" w:rsidRPr="003C242D">
        <w:rPr>
          <w:rFonts w:ascii="宋体" w:eastAsia="宋体" w:hAnsi="宋体"/>
          <w:sz w:val="24"/>
          <w:szCs w:val="24"/>
        </w:rPr>
        <w:t>我们需要部署</w:t>
      </w:r>
      <w:r w:rsidR="00A8239B" w:rsidRPr="003C242D">
        <w:rPr>
          <w:rFonts w:ascii="宋体" w:eastAsia="宋体" w:hAnsi="宋体" w:hint="eastAsia"/>
          <w:sz w:val="24"/>
          <w:szCs w:val="24"/>
        </w:rPr>
        <w:t>、</w:t>
      </w:r>
      <w:r w:rsidR="00A8239B" w:rsidRPr="003C242D">
        <w:rPr>
          <w:rFonts w:ascii="宋体" w:eastAsia="宋体" w:hAnsi="宋体"/>
          <w:sz w:val="24"/>
          <w:szCs w:val="24"/>
        </w:rPr>
        <w:t>测试</w:t>
      </w:r>
      <w:r w:rsidR="00A8239B" w:rsidRPr="003C242D">
        <w:rPr>
          <w:rFonts w:ascii="宋体" w:eastAsia="宋体" w:hAnsi="宋体" w:hint="eastAsia"/>
          <w:sz w:val="24"/>
          <w:szCs w:val="24"/>
        </w:rPr>
        <w:t>，</w:t>
      </w:r>
      <w:r w:rsidR="00A8239B" w:rsidRPr="003C242D">
        <w:rPr>
          <w:rFonts w:ascii="宋体" w:eastAsia="宋体" w:hAnsi="宋体"/>
          <w:sz w:val="24"/>
          <w:szCs w:val="24"/>
        </w:rPr>
        <w:t>避免在用户在使用的过程的中系统出现较为严重的问题</w:t>
      </w:r>
      <w:r w:rsidR="00A8239B" w:rsidRPr="003C242D">
        <w:rPr>
          <w:rFonts w:ascii="宋体" w:eastAsia="宋体" w:hAnsi="宋体" w:hint="eastAsia"/>
          <w:sz w:val="24"/>
          <w:szCs w:val="24"/>
        </w:rPr>
        <w:t>，</w:t>
      </w:r>
      <w:r w:rsidR="00A8239B" w:rsidRPr="003C242D">
        <w:rPr>
          <w:rFonts w:ascii="宋体" w:eastAsia="宋体" w:hAnsi="宋体"/>
          <w:sz w:val="24"/>
          <w:szCs w:val="24"/>
        </w:rPr>
        <w:t>导致社区网站崩溃</w:t>
      </w:r>
      <w:r w:rsidR="00A8239B" w:rsidRPr="003C242D">
        <w:rPr>
          <w:rFonts w:ascii="宋体" w:eastAsia="宋体" w:hAnsi="宋体" w:hint="eastAsia"/>
          <w:sz w:val="24"/>
          <w:szCs w:val="24"/>
        </w:rPr>
        <w:t>等等；所以测试是系统上线的最后一个过程，不仅能够将开发者</w:t>
      </w:r>
      <w:r w:rsidR="00885DF7" w:rsidRPr="003C242D">
        <w:rPr>
          <w:rFonts w:ascii="宋体" w:eastAsia="宋体" w:hAnsi="宋体" w:hint="eastAsia"/>
          <w:sz w:val="24"/>
          <w:szCs w:val="24"/>
        </w:rPr>
        <w:t>未发现的错误进行反馈，也能发现部分功能需要优化或者改进等等。</w:t>
      </w:r>
    </w:p>
    <w:p w14:paraId="3FD3991B" w14:textId="77777777" w:rsidR="0016641C" w:rsidRPr="003C242D" w:rsidRDefault="0016641C">
      <w:pPr>
        <w:spacing w:line="300" w:lineRule="auto"/>
        <w:ind w:firstLineChars="200" w:firstLine="480"/>
        <w:rPr>
          <w:rFonts w:ascii="宋体" w:eastAsia="宋体" w:hAnsi="宋体"/>
          <w:sz w:val="24"/>
          <w:szCs w:val="24"/>
        </w:rPr>
        <w:pPrChange w:id="726" w:author="王同罕" w:date="2019-05-04T16:44:00Z">
          <w:pPr>
            <w:ind w:firstLine="420"/>
          </w:pPr>
        </w:pPrChange>
      </w:pPr>
      <w:r w:rsidRPr="003C242D">
        <w:rPr>
          <w:rFonts w:ascii="宋体" w:eastAsia="宋体" w:hAnsi="宋体"/>
          <w:sz w:val="24"/>
          <w:szCs w:val="24"/>
        </w:rPr>
        <w:t>需要明确好需要进行测试的系统功能</w:t>
      </w:r>
      <w:r w:rsidRPr="003C242D">
        <w:rPr>
          <w:rFonts w:ascii="宋体" w:eastAsia="宋体" w:hAnsi="宋体" w:hint="eastAsia"/>
          <w:sz w:val="24"/>
          <w:szCs w:val="24"/>
        </w:rPr>
        <w:t>。对主要功能需要进行压力测试</w:t>
      </w:r>
      <w:r w:rsidR="00885DF7" w:rsidRPr="003C242D">
        <w:rPr>
          <w:rFonts w:ascii="宋体" w:eastAsia="宋体" w:hAnsi="宋体" w:hint="eastAsia"/>
          <w:sz w:val="24"/>
          <w:szCs w:val="24"/>
        </w:rPr>
        <w:t>，分功能、分模块和分用户权限层级等等分别进行测试。</w:t>
      </w:r>
    </w:p>
    <w:p w14:paraId="33A565BE" w14:textId="77777777" w:rsidR="00885DF7" w:rsidRPr="003C242D" w:rsidRDefault="00885DF7">
      <w:pPr>
        <w:spacing w:line="300" w:lineRule="auto"/>
        <w:ind w:firstLineChars="200" w:firstLine="480"/>
        <w:rPr>
          <w:rFonts w:ascii="宋体" w:eastAsia="宋体" w:hAnsi="宋体"/>
          <w:sz w:val="24"/>
          <w:szCs w:val="24"/>
        </w:rPr>
        <w:pPrChange w:id="727" w:author="王同罕" w:date="2019-05-04T16:44:00Z">
          <w:pPr>
            <w:ind w:firstLine="420"/>
          </w:pPr>
        </w:pPrChange>
      </w:pPr>
      <w:r w:rsidRPr="003C242D">
        <w:rPr>
          <w:rFonts w:ascii="宋体" w:eastAsia="宋体" w:hAnsi="宋体"/>
          <w:sz w:val="24"/>
          <w:szCs w:val="24"/>
        </w:rPr>
        <w:t>简易社区主要是以普通用户</w:t>
      </w:r>
      <w:r w:rsidRPr="003C242D">
        <w:rPr>
          <w:rFonts w:ascii="宋体" w:eastAsia="宋体" w:hAnsi="宋体" w:hint="eastAsia"/>
          <w:sz w:val="24"/>
          <w:szCs w:val="24"/>
        </w:rPr>
        <w:t>、</w:t>
      </w:r>
      <w:r w:rsidRPr="003C242D">
        <w:rPr>
          <w:rFonts w:ascii="宋体" w:eastAsia="宋体" w:hAnsi="宋体"/>
          <w:sz w:val="24"/>
          <w:szCs w:val="24"/>
        </w:rPr>
        <w:t>交流模块为主</w:t>
      </w:r>
      <w:r w:rsidRPr="003C242D">
        <w:rPr>
          <w:rFonts w:ascii="宋体" w:eastAsia="宋体" w:hAnsi="宋体" w:hint="eastAsia"/>
          <w:sz w:val="24"/>
          <w:szCs w:val="24"/>
        </w:rPr>
        <w:t>，测试就应该将这两个作为比较重要的模块进行测试，</w:t>
      </w:r>
      <w:r w:rsidR="00411BC8" w:rsidRPr="003C242D">
        <w:rPr>
          <w:rFonts w:ascii="宋体" w:eastAsia="宋体" w:hAnsi="宋体" w:hint="eastAsia"/>
          <w:sz w:val="24"/>
          <w:szCs w:val="24"/>
        </w:rPr>
        <w:t>需测试社区常用功能，比如：浏览首页、发布、评论、收藏，点赞，个人信息管理等等</w:t>
      </w:r>
      <w:r w:rsidR="00FB4A26" w:rsidRPr="003C242D">
        <w:rPr>
          <w:rFonts w:ascii="宋体" w:eastAsia="宋体" w:hAnsi="宋体" w:hint="eastAsia"/>
          <w:sz w:val="24"/>
          <w:szCs w:val="24"/>
        </w:rPr>
        <w:t>；</w:t>
      </w:r>
    </w:p>
    <w:p w14:paraId="6B3D080E" w14:textId="77777777" w:rsidR="00FB4A26" w:rsidRPr="003C242D" w:rsidRDefault="00FB4A26">
      <w:pPr>
        <w:spacing w:line="300" w:lineRule="auto"/>
        <w:ind w:firstLineChars="200" w:firstLine="480"/>
        <w:rPr>
          <w:rFonts w:ascii="宋体" w:eastAsia="宋体" w:hAnsi="宋体"/>
          <w:sz w:val="24"/>
          <w:szCs w:val="24"/>
        </w:rPr>
        <w:pPrChange w:id="728" w:author="王同罕" w:date="2019-05-04T16:44:00Z">
          <w:pPr/>
        </w:pPrChange>
      </w:pPr>
      <w:r w:rsidRPr="003C242D">
        <w:rPr>
          <w:rFonts w:ascii="宋体" w:eastAsia="宋体" w:hAnsi="宋体"/>
          <w:sz w:val="24"/>
          <w:szCs w:val="24"/>
        </w:rPr>
        <w:t>一旦发现问题</w:t>
      </w:r>
      <w:r w:rsidRPr="003C242D">
        <w:rPr>
          <w:rFonts w:ascii="宋体" w:eastAsia="宋体" w:hAnsi="宋体" w:hint="eastAsia"/>
          <w:sz w:val="24"/>
          <w:szCs w:val="24"/>
        </w:rPr>
        <w:t>，</w:t>
      </w:r>
      <w:r w:rsidRPr="003C242D">
        <w:rPr>
          <w:rFonts w:ascii="宋体" w:eastAsia="宋体" w:hAnsi="宋体"/>
          <w:sz w:val="24"/>
          <w:szCs w:val="24"/>
        </w:rPr>
        <w:t>需立即修改</w:t>
      </w:r>
      <w:r w:rsidRPr="003C242D">
        <w:rPr>
          <w:rFonts w:ascii="宋体" w:eastAsia="宋体" w:hAnsi="宋体" w:hint="eastAsia"/>
          <w:sz w:val="24"/>
          <w:szCs w:val="24"/>
        </w:rPr>
        <w:t>，</w:t>
      </w:r>
      <w:r w:rsidRPr="003C242D">
        <w:rPr>
          <w:rFonts w:ascii="宋体" w:eastAsia="宋体" w:hAnsi="宋体"/>
          <w:sz w:val="24"/>
          <w:szCs w:val="24"/>
        </w:rPr>
        <w:t>直到未测出问题</w:t>
      </w:r>
      <w:r w:rsidRPr="003C242D">
        <w:rPr>
          <w:rFonts w:ascii="宋体" w:eastAsia="宋体" w:hAnsi="宋体" w:hint="eastAsia"/>
          <w:sz w:val="24"/>
          <w:szCs w:val="24"/>
        </w:rPr>
        <w:t>，</w:t>
      </w:r>
      <w:r w:rsidRPr="003C242D">
        <w:rPr>
          <w:rFonts w:ascii="宋体" w:eastAsia="宋体" w:hAnsi="宋体"/>
          <w:sz w:val="24"/>
          <w:szCs w:val="24"/>
        </w:rPr>
        <w:t>测试才算结束</w:t>
      </w:r>
      <w:r w:rsidRPr="003C242D">
        <w:rPr>
          <w:rFonts w:ascii="宋体" w:eastAsia="宋体" w:hAnsi="宋体" w:hint="eastAsia"/>
          <w:sz w:val="24"/>
          <w:szCs w:val="24"/>
        </w:rPr>
        <w:t>。</w:t>
      </w:r>
    </w:p>
    <w:p w14:paraId="1F6AFFB8" w14:textId="77777777" w:rsidR="008C7D9B" w:rsidRDefault="00552265" w:rsidP="00AB0311">
      <w:pPr>
        <w:pStyle w:val="2"/>
        <w:spacing w:before="0" w:after="0" w:line="300" w:lineRule="auto"/>
        <w:rPr>
          <w:rFonts w:ascii="Times New Roman" w:hAnsi="Times New Roman" w:cs="Times New Roman"/>
        </w:rPr>
      </w:pPr>
      <w:bookmarkStart w:id="729" w:name="_Toc7028481"/>
      <w:r>
        <w:rPr>
          <w:rFonts w:ascii="Times New Roman" w:hAnsi="Times New Roman" w:cs="Times New Roman"/>
        </w:rPr>
        <w:t>6</w:t>
      </w:r>
      <w:r w:rsidR="008F7F32" w:rsidRPr="001A37AC">
        <w:rPr>
          <w:rFonts w:ascii="Times New Roman" w:hAnsi="Times New Roman" w:cs="Times New Roman"/>
        </w:rPr>
        <w:t xml:space="preserve">.2  </w:t>
      </w:r>
      <w:r w:rsidR="0016641C">
        <w:rPr>
          <w:rFonts w:ascii="Times New Roman" w:hAnsi="Times New Roman" w:cs="Times New Roman" w:hint="eastAsia"/>
        </w:rPr>
        <w:t>预期测试</w:t>
      </w:r>
      <w:r w:rsidR="00AB0311">
        <w:rPr>
          <w:rFonts w:ascii="Times New Roman" w:hAnsi="Times New Roman" w:cs="Times New Roman"/>
        </w:rPr>
        <w:t>结果</w:t>
      </w:r>
      <w:bookmarkEnd w:id="729"/>
    </w:p>
    <w:p w14:paraId="66E0E86B" w14:textId="77777777" w:rsidR="00FB4A26" w:rsidRPr="003C242D" w:rsidRDefault="00FB4A26">
      <w:pPr>
        <w:spacing w:line="300" w:lineRule="auto"/>
        <w:ind w:firstLineChars="200" w:firstLine="420"/>
        <w:rPr>
          <w:rFonts w:ascii="宋体" w:eastAsia="宋体" w:hAnsi="宋体"/>
          <w:sz w:val="24"/>
          <w:szCs w:val="24"/>
        </w:rPr>
        <w:pPrChange w:id="730" w:author="王同罕" w:date="2019-05-04T16:44:00Z">
          <w:pPr/>
        </w:pPrChange>
      </w:pPr>
      <w:r>
        <w:tab/>
      </w:r>
      <w:r w:rsidR="00487988" w:rsidRPr="003C242D">
        <w:rPr>
          <w:rFonts w:ascii="宋体" w:eastAsia="宋体" w:hAnsi="宋体"/>
          <w:sz w:val="24"/>
          <w:szCs w:val="24"/>
        </w:rPr>
        <w:t>进入简易社区网站</w:t>
      </w:r>
      <w:r w:rsidR="00487988" w:rsidRPr="003C242D">
        <w:rPr>
          <w:rFonts w:ascii="宋体" w:eastAsia="宋体" w:hAnsi="宋体" w:hint="eastAsia"/>
          <w:sz w:val="24"/>
          <w:szCs w:val="24"/>
        </w:rPr>
        <w:t>，</w:t>
      </w:r>
      <w:r w:rsidR="00487988" w:rsidRPr="003C242D">
        <w:rPr>
          <w:rFonts w:ascii="宋体" w:eastAsia="宋体" w:hAnsi="宋体"/>
          <w:sz w:val="24"/>
          <w:szCs w:val="24"/>
        </w:rPr>
        <w:t>用户先看到的是网站首页</w:t>
      </w:r>
      <w:r w:rsidR="00487988" w:rsidRPr="003C242D">
        <w:rPr>
          <w:rFonts w:ascii="宋体" w:eastAsia="宋体" w:hAnsi="宋体" w:hint="eastAsia"/>
          <w:sz w:val="24"/>
          <w:szCs w:val="24"/>
        </w:rPr>
        <w:t>，如果用户对该社区网站感兴趣的话，就会注册登录，紧接着就是发布，评论等一系列的操作，包括完善个人信息，即交流模块的大部分功能；而我们预期的测试结果为：上述谈到的功能不仅页面不能报错，后台请求也许保证正常运行。</w:t>
      </w:r>
    </w:p>
    <w:p w14:paraId="5D414203" w14:textId="77777777" w:rsidR="00487988" w:rsidRPr="003C242D" w:rsidRDefault="00487988">
      <w:pPr>
        <w:spacing w:line="300" w:lineRule="auto"/>
        <w:ind w:firstLineChars="200" w:firstLine="480"/>
        <w:rPr>
          <w:rFonts w:ascii="宋体" w:eastAsia="宋体" w:hAnsi="宋体"/>
          <w:sz w:val="24"/>
          <w:szCs w:val="24"/>
        </w:rPr>
        <w:pPrChange w:id="731" w:author="王同罕" w:date="2019-05-04T16:44:00Z">
          <w:pPr/>
        </w:pPrChange>
      </w:pPr>
      <w:r w:rsidRPr="003C242D">
        <w:rPr>
          <w:rFonts w:ascii="宋体" w:eastAsia="宋体" w:hAnsi="宋体"/>
          <w:sz w:val="24"/>
          <w:szCs w:val="24"/>
        </w:rPr>
        <w:tab/>
        <w:t>如若是普通用户</w:t>
      </w:r>
      <w:commentRangeStart w:id="732"/>
      <w:r w:rsidRPr="003C242D">
        <w:rPr>
          <w:rFonts w:ascii="宋体" w:eastAsia="宋体" w:hAnsi="宋体"/>
          <w:sz w:val="24"/>
          <w:szCs w:val="24"/>
        </w:rPr>
        <w:t>测试因</w:t>
      </w:r>
      <w:commentRangeEnd w:id="732"/>
      <w:r w:rsidR="00F1046E">
        <w:rPr>
          <w:rStyle w:val="ae"/>
        </w:rPr>
        <w:commentReference w:id="732"/>
      </w:r>
      <w:r w:rsidRPr="003C242D">
        <w:rPr>
          <w:rFonts w:ascii="宋体" w:eastAsia="宋体" w:hAnsi="宋体"/>
          <w:sz w:val="24"/>
          <w:szCs w:val="24"/>
        </w:rPr>
        <w:t>基本差不多了，要是管理员以及超级管理员</w:t>
      </w:r>
      <w:r w:rsidRPr="003C242D">
        <w:rPr>
          <w:rFonts w:ascii="宋体" w:eastAsia="宋体" w:hAnsi="宋体" w:hint="eastAsia"/>
          <w:sz w:val="24"/>
          <w:szCs w:val="24"/>
        </w:rPr>
        <w:t>，</w:t>
      </w:r>
      <w:r w:rsidRPr="003C242D">
        <w:rPr>
          <w:rFonts w:ascii="宋体" w:eastAsia="宋体" w:hAnsi="宋体"/>
          <w:sz w:val="24"/>
          <w:szCs w:val="24"/>
        </w:rPr>
        <w:t>那就不仅仅需要测试交流模块了</w:t>
      </w:r>
      <w:r w:rsidRPr="003C242D">
        <w:rPr>
          <w:rFonts w:ascii="宋体" w:eastAsia="宋体" w:hAnsi="宋体" w:hint="eastAsia"/>
          <w:sz w:val="24"/>
          <w:szCs w:val="24"/>
        </w:rPr>
        <w:t>，</w:t>
      </w:r>
      <w:r w:rsidRPr="003C242D">
        <w:rPr>
          <w:rFonts w:ascii="宋体" w:eastAsia="宋体" w:hAnsi="宋体"/>
          <w:sz w:val="24"/>
          <w:szCs w:val="24"/>
        </w:rPr>
        <w:t>还得加上管理模块</w:t>
      </w:r>
      <w:r w:rsidRPr="003C242D">
        <w:rPr>
          <w:rFonts w:ascii="宋体" w:eastAsia="宋体" w:hAnsi="宋体" w:hint="eastAsia"/>
          <w:sz w:val="24"/>
          <w:szCs w:val="24"/>
        </w:rPr>
        <w:t>以及超级管理模块了，测试功能包括</w:t>
      </w:r>
      <w:r w:rsidR="00C26CAE" w:rsidRPr="003C242D">
        <w:rPr>
          <w:rFonts w:ascii="宋体" w:eastAsia="宋体" w:hAnsi="宋体" w:hint="eastAsia"/>
          <w:sz w:val="24"/>
          <w:szCs w:val="24"/>
        </w:rPr>
        <w:t>对需要置顶或者加精的帖子进行管理、并且能正常发布公告；而超级管理模块需要测试权限给予是否正确，这个功能相对来说比较重要，因为事关权限大小问题，避免因程序异常造成用户权限混乱，所以这个功能比较重要</w:t>
      </w:r>
      <w:r w:rsidRPr="003C242D">
        <w:rPr>
          <w:rFonts w:ascii="宋体" w:eastAsia="宋体" w:hAnsi="宋体" w:hint="eastAsia"/>
          <w:sz w:val="24"/>
          <w:szCs w:val="24"/>
        </w:rPr>
        <w:t>；管理用户虽然在交流模块上要求不怎么</w:t>
      </w:r>
      <w:r w:rsidR="00C26CAE" w:rsidRPr="003C242D">
        <w:rPr>
          <w:rFonts w:ascii="宋体" w:eastAsia="宋体" w:hAnsi="宋体" w:hint="eastAsia"/>
          <w:sz w:val="24"/>
          <w:szCs w:val="24"/>
        </w:rPr>
        <w:t>严格，但是需要偏重管理这一块；所以预期的结果</w:t>
      </w:r>
      <w:r w:rsidR="00420CA4" w:rsidRPr="003C242D">
        <w:rPr>
          <w:rFonts w:ascii="宋体" w:eastAsia="宋体" w:hAnsi="宋体" w:hint="eastAsia"/>
          <w:sz w:val="24"/>
          <w:szCs w:val="24"/>
        </w:rPr>
        <w:t>为权限管理功能需进行压力测试，而且其他能正常使用即可。</w:t>
      </w:r>
    </w:p>
    <w:p w14:paraId="2B8E5192" w14:textId="77777777" w:rsidR="000437DF" w:rsidRDefault="000437DF" w:rsidP="000437DF">
      <w:pPr>
        <w:pStyle w:val="2"/>
        <w:spacing w:before="0" w:after="0" w:line="300" w:lineRule="auto"/>
        <w:rPr>
          <w:rFonts w:ascii="Times New Roman" w:hAnsi="Times New Roman" w:cs="Times New Roman"/>
        </w:rPr>
      </w:pPr>
      <w:bookmarkStart w:id="733" w:name="_Toc7028482"/>
      <w:r>
        <w:rPr>
          <w:rFonts w:ascii="Times New Roman" w:hAnsi="Times New Roman" w:cs="Times New Roman"/>
        </w:rPr>
        <w:t>6</w:t>
      </w:r>
      <w:r w:rsidRPr="0016641C">
        <w:rPr>
          <w:rFonts w:ascii="Times New Roman" w:hAnsi="Times New Roman" w:cs="Times New Roman"/>
        </w:rPr>
        <w:t>.</w:t>
      </w:r>
      <w:r>
        <w:rPr>
          <w:rFonts w:ascii="Times New Roman" w:hAnsi="Times New Roman" w:cs="Times New Roman"/>
        </w:rPr>
        <w:t>3</w:t>
      </w:r>
      <w:r w:rsidRPr="0016641C">
        <w:rPr>
          <w:rFonts w:ascii="Times New Roman" w:hAnsi="Times New Roman" w:cs="Times New Roman"/>
        </w:rPr>
        <w:t xml:space="preserve">  </w:t>
      </w:r>
      <w:r w:rsidRPr="0016641C">
        <w:rPr>
          <w:rFonts w:ascii="Times New Roman" w:hAnsi="Times New Roman" w:cs="Times New Roman"/>
        </w:rPr>
        <w:t>测试出异常以及修复</w:t>
      </w:r>
      <w:r w:rsidR="00330257">
        <w:rPr>
          <w:rFonts w:ascii="Times New Roman" w:hAnsi="Times New Roman" w:cs="Times New Roman" w:hint="eastAsia"/>
        </w:rPr>
        <w:t>规则</w:t>
      </w:r>
      <w:bookmarkEnd w:id="733"/>
    </w:p>
    <w:p w14:paraId="0DDC17C6" w14:textId="77777777" w:rsidR="000437DF" w:rsidRPr="003C242D" w:rsidRDefault="000437DF">
      <w:pPr>
        <w:spacing w:line="300" w:lineRule="auto"/>
        <w:ind w:firstLineChars="200" w:firstLine="420"/>
        <w:rPr>
          <w:rFonts w:ascii="宋体" w:eastAsia="宋体" w:hAnsi="宋体"/>
          <w:sz w:val="24"/>
          <w:szCs w:val="24"/>
        </w:rPr>
        <w:pPrChange w:id="734" w:author="王同罕" w:date="2019-05-04T16:44:00Z">
          <w:pPr/>
        </w:pPrChange>
      </w:pPr>
      <w:r>
        <w:tab/>
      </w:r>
      <w:r w:rsidRPr="003C242D">
        <w:rPr>
          <w:rFonts w:ascii="宋体" w:eastAsia="宋体" w:hAnsi="宋体"/>
          <w:sz w:val="24"/>
          <w:szCs w:val="24"/>
        </w:rPr>
        <w:t>在测试的</w:t>
      </w:r>
      <w:r w:rsidRPr="003C242D">
        <w:rPr>
          <w:rFonts w:ascii="宋体" w:eastAsia="宋体" w:hAnsi="宋体" w:hint="eastAsia"/>
          <w:sz w:val="24"/>
          <w:szCs w:val="24"/>
        </w:rPr>
        <w:t>过程中，难免会出现程序报错，导致页面显示异常，碰见这样的问题，应该要按照规则记录问题所在</w:t>
      </w:r>
      <w:r w:rsidR="00060BEB" w:rsidRPr="003C242D">
        <w:rPr>
          <w:rFonts w:ascii="宋体" w:eastAsia="宋体" w:hAnsi="宋体" w:hint="eastAsia"/>
          <w:sz w:val="24"/>
          <w:szCs w:val="24"/>
        </w:rPr>
        <w:t>。</w:t>
      </w:r>
    </w:p>
    <w:p w14:paraId="4F88B037" w14:textId="77777777" w:rsidR="00060BEB" w:rsidRPr="003C242D" w:rsidRDefault="00060BEB">
      <w:pPr>
        <w:spacing w:line="300" w:lineRule="auto"/>
        <w:ind w:firstLineChars="200" w:firstLine="480"/>
        <w:rPr>
          <w:rFonts w:ascii="宋体" w:eastAsia="宋体" w:hAnsi="宋体"/>
          <w:sz w:val="24"/>
          <w:szCs w:val="24"/>
        </w:rPr>
        <w:pPrChange w:id="735" w:author="王同罕" w:date="2019-05-04T16:44:00Z">
          <w:pPr/>
        </w:pPrChange>
      </w:pPr>
      <w:r w:rsidRPr="003C242D">
        <w:rPr>
          <w:rFonts w:ascii="宋体" w:eastAsia="宋体" w:hAnsi="宋体"/>
          <w:sz w:val="24"/>
          <w:szCs w:val="24"/>
        </w:rPr>
        <w:tab/>
        <w:t>所以</w:t>
      </w:r>
      <w:r w:rsidR="00330257" w:rsidRPr="003C242D">
        <w:rPr>
          <w:rFonts w:ascii="宋体" w:eastAsia="宋体" w:hAnsi="宋体"/>
          <w:sz w:val="24"/>
          <w:szCs w:val="24"/>
        </w:rPr>
        <w:t>出现异常的话</w:t>
      </w:r>
      <w:r w:rsidRPr="003C242D">
        <w:rPr>
          <w:rFonts w:ascii="宋体" w:eastAsia="宋体" w:hAnsi="宋体" w:hint="eastAsia"/>
          <w:sz w:val="24"/>
          <w:szCs w:val="24"/>
        </w:rPr>
        <w:t>，将</w:t>
      </w:r>
      <w:r w:rsidR="00330257" w:rsidRPr="003C242D">
        <w:rPr>
          <w:rFonts w:ascii="宋体" w:eastAsia="宋体" w:hAnsi="宋体" w:hint="eastAsia"/>
          <w:sz w:val="24"/>
          <w:szCs w:val="24"/>
        </w:rPr>
        <w:t>页面</w:t>
      </w:r>
      <w:r w:rsidRPr="003C242D">
        <w:rPr>
          <w:rFonts w:ascii="宋体" w:eastAsia="宋体" w:hAnsi="宋体" w:hint="eastAsia"/>
          <w:sz w:val="24"/>
          <w:szCs w:val="24"/>
        </w:rPr>
        <w:t>报错</w:t>
      </w:r>
      <w:r w:rsidR="00330257" w:rsidRPr="003C242D">
        <w:rPr>
          <w:rFonts w:ascii="宋体" w:eastAsia="宋体" w:hAnsi="宋体" w:hint="eastAsia"/>
          <w:sz w:val="24"/>
          <w:szCs w:val="24"/>
        </w:rPr>
        <w:t>信息记录，如果是单击了某个按钮导致报错的话，将按钮名称以及报错结果信息记录，有必要的话可以截图。</w:t>
      </w:r>
    </w:p>
    <w:p w14:paraId="49DD0B0B" w14:textId="77777777" w:rsidR="00330257" w:rsidRPr="003C242D" w:rsidRDefault="00330257">
      <w:pPr>
        <w:spacing w:line="300" w:lineRule="auto"/>
        <w:ind w:firstLineChars="200" w:firstLine="480"/>
        <w:rPr>
          <w:rFonts w:ascii="宋体" w:eastAsia="宋体" w:hAnsi="宋体"/>
          <w:sz w:val="24"/>
          <w:szCs w:val="24"/>
        </w:rPr>
        <w:pPrChange w:id="736" w:author="王同罕" w:date="2019-05-04T16:44:00Z">
          <w:pPr/>
        </w:pPrChange>
      </w:pPr>
      <w:r w:rsidRPr="003C242D">
        <w:rPr>
          <w:rFonts w:ascii="宋体" w:eastAsia="宋体" w:hAnsi="宋体"/>
          <w:sz w:val="24"/>
          <w:szCs w:val="24"/>
        </w:rPr>
        <w:tab/>
        <w:t>测试人员将测试结果制作成一个问题反馈文档发送至研发人员</w:t>
      </w:r>
      <w:r w:rsidRPr="003C242D">
        <w:rPr>
          <w:rFonts w:ascii="宋体" w:eastAsia="宋体" w:hAnsi="宋体" w:hint="eastAsia"/>
          <w:sz w:val="24"/>
          <w:szCs w:val="24"/>
        </w:rPr>
        <w:t>，开发人员收到问题反馈文档后，分析问题所在，找到对应解决办法，修改源程序，将修复问题的文档记录保存，修复后保存一个版本，可以推送新的版本给测试人员进行第二轮测试；</w:t>
      </w:r>
    </w:p>
    <w:p w14:paraId="3FFD6F66" w14:textId="77777777" w:rsidR="000437DF" w:rsidRPr="003C242D" w:rsidRDefault="00330257">
      <w:pPr>
        <w:spacing w:line="300" w:lineRule="auto"/>
        <w:ind w:firstLineChars="200" w:firstLine="480"/>
        <w:rPr>
          <w:rFonts w:ascii="宋体" w:eastAsia="宋体" w:hAnsi="宋体"/>
          <w:sz w:val="24"/>
          <w:szCs w:val="24"/>
        </w:rPr>
        <w:pPrChange w:id="737" w:author="王同罕" w:date="2019-05-04T16:44:00Z">
          <w:pPr/>
        </w:pPrChange>
      </w:pPr>
      <w:r w:rsidRPr="003C242D">
        <w:rPr>
          <w:rFonts w:ascii="宋体" w:eastAsia="宋体" w:hAnsi="宋体"/>
          <w:sz w:val="24"/>
          <w:szCs w:val="24"/>
        </w:rPr>
        <w:tab/>
        <w:t>在第二轮测试应将前面的问题所在重新测试</w:t>
      </w:r>
      <w:r w:rsidRPr="003C242D">
        <w:rPr>
          <w:rFonts w:ascii="宋体" w:eastAsia="宋体" w:hAnsi="宋体" w:hint="eastAsia"/>
          <w:sz w:val="24"/>
          <w:szCs w:val="24"/>
        </w:rPr>
        <w:t>。以此反复，直至测试没有测试</w:t>
      </w:r>
      <w:r w:rsidRPr="003C242D">
        <w:rPr>
          <w:rFonts w:ascii="宋体" w:eastAsia="宋体" w:hAnsi="宋体" w:hint="eastAsia"/>
          <w:sz w:val="24"/>
          <w:szCs w:val="24"/>
        </w:rPr>
        <w:lastRenderedPageBreak/>
        <w:t>出问题，才能算测试完毕。</w:t>
      </w:r>
    </w:p>
    <w:p w14:paraId="78A7840D" w14:textId="77777777" w:rsidR="008C7D9B" w:rsidRDefault="00552265" w:rsidP="00AB0311">
      <w:pPr>
        <w:pStyle w:val="2"/>
        <w:spacing w:before="0" w:after="0" w:line="300" w:lineRule="auto"/>
        <w:rPr>
          <w:rFonts w:ascii="Times New Roman" w:hAnsi="Times New Roman" w:cs="Times New Roman"/>
        </w:rPr>
      </w:pPr>
      <w:bookmarkStart w:id="738" w:name="_Toc7028483"/>
      <w:r>
        <w:rPr>
          <w:rFonts w:ascii="Times New Roman" w:hAnsi="Times New Roman" w:cs="Times New Roman"/>
        </w:rPr>
        <w:t>6</w:t>
      </w:r>
      <w:r w:rsidR="008F7F32" w:rsidRPr="001A37AC">
        <w:rPr>
          <w:rFonts w:ascii="Times New Roman" w:hAnsi="Times New Roman" w:cs="Times New Roman"/>
        </w:rPr>
        <w:t>.</w:t>
      </w:r>
      <w:r w:rsidR="000437DF">
        <w:rPr>
          <w:rFonts w:ascii="Times New Roman" w:hAnsi="Times New Roman" w:cs="Times New Roman"/>
        </w:rPr>
        <w:t>4</w:t>
      </w:r>
      <w:r w:rsidR="008F7F32" w:rsidRPr="001A37AC">
        <w:rPr>
          <w:rFonts w:ascii="Times New Roman" w:hAnsi="Times New Roman" w:cs="Times New Roman"/>
        </w:rPr>
        <w:t xml:space="preserve">  </w:t>
      </w:r>
      <w:r w:rsidR="00583B5A">
        <w:rPr>
          <w:rFonts w:ascii="Times New Roman" w:hAnsi="Times New Roman" w:cs="Times New Roman"/>
        </w:rPr>
        <w:t>运行并记录</w:t>
      </w:r>
      <w:r w:rsidR="0016641C">
        <w:rPr>
          <w:rFonts w:ascii="Times New Roman" w:hAnsi="Times New Roman" w:cs="Times New Roman"/>
        </w:rPr>
        <w:t>测试</w:t>
      </w:r>
      <w:r w:rsidR="00583B5A">
        <w:rPr>
          <w:rFonts w:ascii="Times New Roman" w:hAnsi="Times New Roman" w:cs="Times New Roman"/>
        </w:rPr>
        <w:t>结果</w:t>
      </w:r>
      <w:bookmarkEnd w:id="738"/>
    </w:p>
    <w:p w14:paraId="4D81EB6C" w14:textId="77777777" w:rsidR="000815A0" w:rsidRDefault="007A0194" w:rsidP="007A0194">
      <w:pPr>
        <w:pStyle w:val="3"/>
      </w:pPr>
      <w:bookmarkStart w:id="739" w:name="_Toc7028484"/>
      <w:r>
        <w:rPr>
          <w:rFonts w:hint="eastAsia"/>
        </w:rPr>
        <w:t>6</w:t>
      </w:r>
      <w:r>
        <w:t>.</w:t>
      </w:r>
      <w:r w:rsidR="000437DF">
        <w:t>4</w:t>
      </w:r>
      <w:r>
        <w:t xml:space="preserve">.1  </w:t>
      </w:r>
      <w:r>
        <w:rPr>
          <w:rFonts w:hint="eastAsia"/>
        </w:rPr>
        <w:t>交流模块测试结果</w:t>
      </w:r>
      <w:bookmarkEnd w:id="739"/>
    </w:p>
    <w:p w14:paraId="0C315C17" w14:textId="77777777" w:rsidR="002816E8" w:rsidRPr="003C242D" w:rsidRDefault="002816E8" w:rsidP="002816E8">
      <w:pPr>
        <w:rPr>
          <w:rFonts w:ascii="宋体" w:eastAsia="宋体" w:hAnsi="宋体"/>
          <w:sz w:val="24"/>
          <w:szCs w:val="24"/>
        </w:rPr>
      </w:pPr>
      <w:r w:rsidRPr="003C242D">
        <w:rPr>
          <w:rFonts w:ascii="宋体" w:eastAsia="宋体" w:hAnsi="宋体" w:hint="eastAsia"/>
          <w:sz w:val="24"/>
          <w:szCs w:val="24"/>
        </w:rPr>
        <w:t>（1）</w:t>
      </w:r>
      <w:del w:id="740" w:author="王同罕" w:date="2019-05-04T16:45:00Z">
        <w:r w:rsidRPr="003C242D" w:rsidDel="00F1046E">
          <w:rPr>
            <w:rFonts w:ascii="宋体" w:eastAsia="宋体" w:hAnsi="宋体" w:hint="eastAsia"/>
            <w:sz w:val="24"/>
            <w:szCs w:val="24"/>
          </w:rPr>
          <w:delText>、</w:delText>
        </w:r>
      </w:del>
      <w:r w:rsidRPr="003C242D">
        <w:rPr>
          <w:rFonts w:ascii="宋体" w:eastAsia="宋体" w:hAnsi="宋体" w:hint="eastAsia"/>
          <w:sz w:val="24"/>
          <w:szCs w:val="24"/>
        </w:rPr>
        <w:t>登录与注册：</w:t>
      </w:r>
    </w:p>
    <w:p w14:paraId="5CA68744" w14:textId="77777777" w:rsidR="002816E8" w:rsidRPr="003C242D" w:rsidRDefault="002816E8">
      <w:pPr>
        <w:spacing w:line="300" w:lineRule="auto"/>
        <w:ind w:firstLineChars="200" w:firstLine="480"/>
        <w:rPr>
          <w:rFonts w:ascii="宋体" w:eastAsia="宋体" w:hAnsi="宋体"/>
          <w:sz w:val="24"/>
          <w:szCs w:val="24"/>
        </w:rPr>
        <w:pPrChange w:id="741" w:author="王同罕" w:date="2019-05-04T16:45:00Z">
          <w:pPr/>
        </w:pPrChange>
      </w:pPr>
      <w:r w:rsidRPr="003C242D">
        <w:rPr>
          <w:rFonts w:ascii="宋体" w:eastAsia="宋体" w:hAnsi="宋体"/>
          <w:sz w:val="24"/>
          <w:szCs w:val="24"/>
        </w:rPr>
        <w:tab/>
        <w:t>登录和注册时一套系统常用的功能</w:t>
      </w:r>
      <w:r w:rsidRPr="003C242D">
        <w:rPr>
          <w:rFonts w:ascii="宋体" w:eastAsia="宋体" w:hAnsi="宋体" w:hint="eastAsia"/>
          <w:sz w:val="24"/>
          <w:szCs w:val="24"/>
        </w:rPr>
        <w:t>，</w:t>
      </w:r>
      <w:r w:rsidRPr="003C242D">
        <w:rPr>
          <w:rFonts w:ascii="宋体" w:eastAsia="宋体" w:hAnsi="宋体"/>
          <w:sz w:val="24"/>
          <w:szCs w:val="24"/>
        </w:rPr>
        <w:t>测试要点为</w:t>
      </w:r>
      <w:r w:rsidRPr="003C242D">
        <w:rPr>
          <w:rFonts w:ascii="宋体" w:eastAsia="宋体" w:hAnsi="宋体" w:hint="eastAsia"/>
          <w:sz w:val="24"/>
          <w:szCs w:val="24"/>
        </w:rPr>
        <w:t>：</w:t>
      </w:r>
      <w:r w:rsidRPr="003C242D">
        <w:rPr>
          <w:rFonts w:ascii="宋体" w:eastAsia="宋体" w:hAnsi="宋体"/>
          <w:sz w:val="24"/>
          <w:szCs w:val="24"/>
        </w:rPr>
        <w:t>注册完毕并能正常登录</w:t>
      </w:r>
      <w:r w:rsidR="00922079" w:rsidRPr="003C242D">
        <w:rPr>
          <w:rFonts w:ascii="宋体" w:eastAsia="宋体" w:hAnsi="宋体"/>
          <w:sz w:val="24"/>
          <w:szCs w:val="24"/>
        </w:rPr>
        <w:t>后台打印日志以及前端页面不报错即可</w:t>
      </w:r>
      <w:r w:rsidRPr="003C242D">
        <w:rPr>
          <w:rFonts w:ascii="宋体" w:eastAsia="宋体" w:hAnsi="宋体" w:hint="eastAsia"/>
          <w:sz w:val="24"/>
          <w:szCs w:val="24"/>
        </w:rPr>
        <w:t>；</w:t>
      </w:r>
      <w:r w:rsidR="00B300A4" w:rsidRPr="003C242D">
        <w:rPr>
          <w:rFonts w:ascii="宋体" w:eastAsia="宋体" w:hAnsi="宋体" w:hint="eastAsia"/>
          <w:sz w:val="24"/>
          <w:szCs w:val="24"/>
        </w:rPr>
        <w:t>注册</w:t>
      </w:r>
      <w:r w:rsidR="009D1A4B" w:rsidRPr="003C242D">
        <w:rPr>
          <w:rFonts w:ascii="宋体" w:eastAsia="宋体" w:hAnsi="宋体" w:hint="eastAsia"/>
          <w:sz w:val="24"/>
          <w:szCs w:val="24"/>
        </w:rPr>
        <w:t>以及登录</w:t>
      </w:r>
      <w:r w:rsidRPr="003C242D">
        <w:rPr>
          <w:rFonts w:ascii="宋体" w:eastAsia="宋体" w:hAnsi="宋体" w:hint="eastAsia"/>
          <w:sz w:val="24"/>
          <w:szCs w:val="24"/>
        </w:rPr>
        <w:t>测试结果如下</w:t>
      </w:r>
      <w:r w:rsidR="00B300A4" w:rsidRPr="003C242D">
        <w:rPr>
          <w:rFonts w:ascii="宋体" w:eastAsia="宋体" w:hAnsi="宋体" w:hint="eastAsia"/>
          <w:sz w:val="24"/>
          <w:szCs w:val="24"/>
        </w:rPr>
        <w:t>：</w:t>
      </w:r>
    </w:p>
    <w:p w14:paraId="7BA01C48" w14:textId="77777777" w:rsidR="009D1A4B" w:rsidRDefault="009D1A4B" w:rsidP="0017289D">
      <w:pPr>
        <w:jc w:val="center"/>
        <w:rPr>
          <w:ins w:id="742" w:author="王同罕" w:date="2019-05-04T16:45:00Z"/>
        </w:rPr>
      </w:pPr>
      <w:r>
        <w:rPr>
          <w:noProof/>
        </w:rPr>
        <w:drawing>
          <wp:inline distT="0" distB="0" distL="0" distR="0" wp14:anchorId="4585EEEB" wp14:editId="3E2B74B4">
            <wp:extent cx="5572661" cy="2743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7107" cy="2760157"/>
                    </a:xfrm>
                    <a:prstGeom prst="rect">
                      <a:avLst/>
                    </a:prstGeom>
                  </pic:spPr>
                </pic:pic>
              </a:graphicData>
            </a:graphic>
          </wp:inline>
        </w:drawing>
      </w:r>
    </w:p>
    <w:p w14:paraId="3BB0ACE1" w14:textId="799AB69C" w:rsidR="00F1046E" w:rsidRPr="00F1046E" w:rsidRDefault="00F1046E" w:rsidP="0017289D">
      <w:pPr>
        <w:jc w:val="center"/>
        <w:rPr>
          <w:rFonts w:ascii="楷体" w:eastAsia="楷体" w:hAnsi="楷体"/>
          <w:rPrChange w:id="743" w:author="王同罕" w:date="2019-05-04T16:46:00Z">
            <w:rPr/>
          </w:rPrChange>
        </w:rPr>
      </w:pPr>
      <w:ins w:id="744" w:author="王同罕" w:date="2019-05-04T16:46:00Z">
        <w:r w:rsidRPr="00F1046E">
          <w:rPr>
            <w:rFonts w:ascii="楷体" w:eastAsia="楷体" w:hAnsi="楷体"/>
            <w:rPrChange w:id="745" w:author="王同罕" w:date="2019-05-04T16:46:00Z">
              <w:rPr/>
            </w:rPrChange>
          </w:rPr>
          <w:t xml:space="preserve">图6.1 </w:t>
        </w:r>
        <w:r w:rsidRPr="00F1046E">
          <w:rPr>
            <w:rFonts w:ascii="楷体" w:eastAsia="楷体" w:hAnsi="楷体" w:hint="eastAsia"/>
            <w:rPrChange w:id="746" w:author="王同罕" w:date="2019-05-04T16:46:00Z">
              <w:rPr>
                <w:rFonts w:hint="eastAsia"/>
              </w:rPr>
            </w:rPrChange>
          </w:rPr>
          <w:t>图名</w:t>
        </w:r>
      </w:ins>
    </w:p>
    <w:p w14:paraId="4869FB87" w14:textId="77777777" w:rsidR="00812F2C" w:rsidRDefault="00812F2C" w:rsidP="0017289D">
      <w:pPr>
        <w:jc w:val="center"/>
      </w:pPr>
      <w:r>
        <w:rPr>
          <w:noProof/>
        </w:rPr>
        <w:drawing>
          <wp:inline distT="0" distB="0" distL="0" distR="0" wp14:anchorId="2428F43C" wp14:editId="522E6947">
            <wp:extent cx="5579110" cy="26993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110" cy="2699385"/>
                    </a:xfrm>
                    <a:prstGeom prst="rect">
                      <a:avLst/>
                    </a:prstGeom>
                  </pic:spPr>
                </pic:pic>
              </a:graphicData>
            </a:graphic>
          </wp:inline>
        </w:drawing>
      </w:r>
    </w:p>
    <w:p w14:paraId="24E3502C" w14:textId="77777777" w:rsidR="0017289D" w:rsidRDefault="0017289D" w:rsidP="0017289D">
      <w:pPr>
        <w:jc w:val="center"/>
      </w:pPr>
      <w:commentRangeStart w:id="747"/>
      <w:r>
        <w:t>图</w:t>
      </w:r>
      <w:r>
        <w:rPr>
          <w:rFonts w:hint="eastAsia"/>
        </w:rPr>
        <w:t>6</w:t>
      </w:r>
      <w:r>
        <w:t>.</w:t>
      </w:r>
      <w:r w:rsidR="000437DF">
        <w:t>4</w:t>
      </w:r>
      <w:r>
        <w:t>.1.1登录与注册测试结果图</w:t>
      </w:r>
      <w:commentRangeEnd w:id="747"/>
      <w:r w:rsidR="00F1046E">
        <w:rPr>
          <w:rStyle w:val="ae"/>
        </w:rPr>
        <w:commentReference w:id="747"/>
      </w:r>
    </w:p>
    <w:p w14:paraId="3F877190" w14:textId="77777777" w:rsidR="0017289D" w:rsidRPr="003C242D" w:rsidRDefault="0017289D">
      <w:pPr>
        <w:spacing w:line="300" w:lineRule="auto"/>
        <w:ind w:firstLineChars="200" w:firstLine="480"/>
        <w:rPr>
          <w:rFonts w:ascii="宋体" w:eastAsia="宋体" w:hAnsi="宋体"/>
          <w:sz w:val="24"/>
          <w:szCs w:val="24"/>
        </w:rPr>
        <w:pPrChange w:id="748" w:author="王同罕" w:date="2019-05-04T16:47:00Z">
          <w:pPr/>
        </w:pPrChange>
      </w:pPr>
      <w:r w:rsidRPr="003C242D">
        <w:rPr>
          <w:rFonts w:ascii="宋体" w:eastAsia="宋体" w:hAnsi="宋体"/>
          <w:sz w:val="24"/>
          <w:szCs w:val="24"/>
        </w:rPr>
        <w:t>以上测试结果均为正常写入数据的方式</w:t>
      </w:r>
      <w:r w:rsidRPr="003C242D">
        <w:rPr>
          <w:rFonts w:ascii="宋体" w:eastAsia="宋体" w:hAnsi="宋体" w:hint="eastAsia"/>
          <w:sz w:val="24"/>
          <w:szCs w:val="24"/>
        </w:rPr>
        <w:t>，</w:t>
      </w:r>
      <w:r w:rsidRPr="003C242D">
        <w:rPr>
          <w:rFonts w:ascii="宋体" w:eastAsia="宋体" w:hAnsi="宋体"/>
          <w:sz w:val="24"/>
          <w:szCs w:val="24"/>
        </w:rPr>
        <w:t>我们不仅仅应该按照正确的使用方式去进行测试</w:t>
      </w:r>
      <w:r w:rsidRPr="003C242D">
        <w:rPr>
          <w:rFonts w:ascii="宋体" w:eastAsia="宋体" w:hAnsi="宋体" w:hint="eastAsia"/>
          <w:sz w:val="24"/>
          <w:szCs w:val="24"/>
        </w:rPr>
        <w:t>，</w:t>
      </w:r>
      <w:r w:rsidRPr="003C242D">
        <w:rPr>
          <w:rFonts w:ascii="宋体" w:eastAsia="宋体" w:hAnsi="宋体"/>
          <w:sz w:val="24"/>
          <w:szCs w:val="24"/>
        </w:rPr>
        <w:t>测试应该将任何输入数据的可能结果都进行测试</w:t>
      </w:r>
      <w:r w:rsidRPr="003C242D">
        <w:rPr>
          <w:rFonts w:ascii="宋体" w:eastAsia="宋体" w:hAnsi="宋体" w:hint="eastAsia"/>
          <w:sz w:val="24"/>
          <w:szCs w:val="24"/>
        </w:rPr>
        <w:t>，以下为错误提示：</w:t>
      </w:r>
    </w:p>
    <w:p w14:paraId="4A1C8963" w14:textId="77777777" w:rsidR="0017289D" w:rsidRDefault="0017289D" w:rsidP="0017289D">
      <w:pPr>
        <w:jc w:val="center"/>
      </w:pPr>
      <w:r>
        <w:rPr>
          <w:noProof/>
        </w:rPr>
        <w:lastRenderedPageBreak/>
        <w:drawing>
          <wp:inline distT="0" distB="0" distL="0" distR="0" wp14:anchorId="5989AD92" wp14:editId="11D49FA5">
            <wp:extent cx="2933333" cy="1790476"/>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3333" cy="1790476"/>
                    </a:xfrm>
                    <a:prstGeom prst="rect">
                      <a:avLst/>
                    </a:prstGeom>
                  </pic:spPr>
                </pic:pic>
              </a:graphicData>
            </a:graphic>
          </wp:inline>
        </w:drawing>
      </w:r>
    </w:p>
    <w:p w14:paraId="43CF8045" w14:textId="45F9FACA" w:rsidR="0017289D" w:rsidRPr="00F1046E" w:rsidRDefault="0017289D" w:rsidP="0017289D">
      <w:pPr>
        <w:jc w:val="center"/>
        <w:rPr>
          <w:rFonts w:ascii="楷体" w:eastAsia="楷体" w:hAnsi="楷体"/>
          <w:rPrChange w:id="749" w:author="王同罕" w:date="2019-05-04T16:48:00Z">
            <w:rPr/>
          </w:rPrChange>
        </w:rPr>
      </w:pPr>
      <w:r w:rsidRPr="00F1046E">
        <w:rPr>
          <w:rFonts w:ascii="楷体" w:eastAsia="楷体" w:hAnsi="楷体" w:hint="eastAsia"/>
          <w:rPrChange w:id="750" w:author="王同罕" w:date="2019-05-04T16:48:00Z">
            <w:rPr>
              <w:rFonts w:hint="eastAsia"/>
            </w:rPr>
          </w:rPrChange>
        </w:rPr>
        <w:t>图</w:t>
      </w:r>
      <w:r w:rsidRPr="00F1046E">
        <w:rPr>
          <w:rFonts w:ascii="楷体" w:eastAsia="楷体" w:hAnsi="楷体"/>
          <w:rPrChange w:id="751" w:author="王同罕" w:date="2019-05-04T16:48:00Z">
            <w:rPr/>
          </w:rPrChange>
        </w:rPr>
        <w:t>6.</w:t>
      </w:r>
      <w:del w:id="752" w:author="王同罕" w:date="2019-05-04T16:48:00Z">
        <w:r w:rsidR="000437DF" w:rsidRPr="00F1046E" w:rsidDel="00F1046E">
          <w:rPr>
            <w:rFonts w:ascii="楷体" w:eastAsia="楷体" w:hAnsi="楷体"/>
            <w:rPrChange w:id="753" w:author="王同罕" w:date="2019-05-04T16:48:00Z">
              <w:rPr/>
            </w:rPrChange>
          </w:rPr>
          <w:delText>4</w:delText>
        </w:r>
        <w:r w:rsidRPr="00F1046E" w:rsidDel="00F1046E">
          <w:rPr>
            <w:rFonts w:ascii="楷体" w:eastAsia="楷体" w:hAnsi="楷体"/>
            <w:rPrChange w:id="754" w:author="王同罕" w:date="2019-05-04T16:48:00Z">
              <w:rPr/>
            </w:rPrChange>
          </w:rPr>
          <w:delText>.1.2</w:delText>
        </w:r>
      </w:del>
      <w:ins w:id="755" w:author="王同罕" w:date="2019-05-04T16:48:00Z">
        <w:r w:rsidR="00F1046E" w:rsidRPr="00F1046E">
          <w:rPr>
            <w:rFonts w:ascii="楷体" w:eastAsia="楷体" w:hAnsi="楷体"/>
            <w:rPrChange w:id="756" w:author="王同罕" w:date="2019-05-04T16:48:00Z">
              <w:rPr/>
            </w:rPrChange>
          </w:rPr>
          <w:t>3</w:t>
        </w:r>
      </w:ins>
      <w:r w:rsidRPr="00F1046E">
        <w:rPr>
          <w:rFonts w:ascii="楷体" w:eastAsia="楷体" w:hAnsi="楷体"/>
          <w:rPrChange w:id="757" w:author="王同罕" w:date="2019-05-04T16:48:00Z">
            <w:rPr/>
          </w:rPrChange>
        </w:rPr>
        <w:t xml:space="preserve"> 验证码提示结果</w:t>
      </w:r>
    </w:p>
    <w:p w14:paraId="0A78A0B9" w14:textId="77777777" w:rsidR="0017289D" w:rsidRDefault="0017289D" w:rsidP="0017289D">
      <w:pPr>
        <w:jc w:val="center"/>
      </w:pPr>
      <w:r>
        <w:rPr>
          <w:noProof/>
        </w:rPr>
        <w:drawing>
          <wp:inline distT="0" distB="0" distL="0" distR="0" wp14:anchorId="24FD3C1C" wp14:editId="21F7B65F">
            <wp:extent cx="2742857" cy="1676190"/>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2857" cy="1676190"/>
                    </a:xfrm>
                    <a:prstGeom prst="rect">
                      <a:avLst/>
                    </a:prstGeom>
                  </pic:spPr>
                </pic:pic>
              </a:graphicData>
            </a:graphic>
          </wp:inline>
        </w:drawing>
      </w:r>
    </w:p>
    <w:p w14:paraId="50BAA1E3" w14:textId="2216F39F" w:rsidR="0017289D" w:rsidRPr="00F1046E" w:rsidRDefault="0017289D">
      <w:pPr>
        <w:spacing w:line="300" w:lineRule="auto"/>
        <w:jc w:val="center"/>
        <w:rPr>
          <w:rFonts w:ascii="楷体" w:eastAsia="楷体" w:hAnsi="楷体"/>
          <w:rPrChange w:id="758" w:author="王同罕" w:date="2019-05-04T16:48:00Z">
            <w:rPr/>
          </w:rPrChange>
        </w:rPr>
        <w:pPrChange w:id="759" w:author="王同罕" w:date="2019-05-04T16:48:00Z">
          <w:pPr>
            <w:jc w:val="center"/>
          </w:pPr>
        </w:pPrChange>
      </w:pPr>
      <w:r w:rsidRPr="00F1046E">
        <w:rPr>
          <w:rFonts w:ascii="楷体" w:eastAsia="楷体" w:hAnsi="楷体"/>
          <w:rPrChange w:id="760" w:author="王同罕" w:date="2019-05-04T16:48:00Z">
            <w:rPr/>
          </w:rPrChange>
        </w:rPr>
        <w:t>图6.</w:t>
      </w:r>
      <w:r w:rsidR="000437DF" w:rsidRPr="00F1046E">
        <w:rPr>
          <w:rFonts w:ascii="楷体" w:eastAsia="楷体" w:hAnsi="楷体"/>
          <w:rPrChange w:id="761" w:author="王同罕" w:date="2019-05-04T16:48:00Z">
            <w:rPr/>
          </w:rPrChange>
        </w:rPr>
        <w:t>4</w:t>
      </w:r>
      <w:del w:id="762" w:author="王同罕" w:date="2019-05-04T16:48:00Z">
        <w:r w:rsidRPr="00F1046E" w:rsidDel="00F1046E">
          <w:rPr>
            <w:rFonts w:ascii="楷体" w:eastAsia="楷体" w:hAnsi="楷体"/>
            <w:rPrChange w:id="763" w:author="王同罕" w:date="2019-05-04T16:48:00Z">
              <w:rPr/>
            </w:rPrChange>
          </w:rPr>
          <w:delText>.1.3</w:delText>
        </w:r>
      </w:del>
      <w:r w:rsidRPr="00F1046E">
        <w:rPr>
          <w:rFonts w:ascii="楷体" w:eastAsia="楷体" w:hAnsi="楷体"/>
          <w:rPrChange w:id="764" w:author="王同罕" w:date="2019-05-04T16:48:00Z">
            <w:rPr/>
          </w:rPrChange>
        </w:rPr>
        <w:t>注册失败结果</w:t>
      </w:r>
    </w:p>
    <w:p w14:paraId="22E162A6" w14:textId="77777777" w:rsidR="0017289D" w:rsidRPr="003C242D" w:rsidRDefault="0017289D">
      <w:pPr>
        <w:spacing w:line="300" w:lineRule="auto"/>
        <w:rPr>
          <w:rFonts w:ascii="宋体" w:eastAsia="宋体" w:hAnsi="宋体"/>
          <w:sz w:val="24"/>
          <w:szCs w:val="24"/>
        </w:rPr>
        <w:pPrChange w:id="765" w:author="王同罕" w:date="2019-05-04T16:48:00Z">
          <w:pPr/>
        </w:pPrChange>
      </w:pPr>
      <w:r w:rsidRPr="003C242D">
        <w:rPr>
          <w:rFonts w:ascii="宋体" w:eastAsia="宋体" w:hAnsi="宋体" w:hint="eastAsia"/>
          <w:sz w:val="24"/>
          <w:szCs w:val="24"/>
        </w:rPr>
        <w:t>经测试后，无论正常执行还是异常运行后台日志以及前端页面均正常；</w:t>
      </w:r>
      <w:r w:rsidR="0028087B" w:rsidRPr="003C242D">
        <w:rPr>
          <w:rFonts w:ascii="宋体" w:eastAsia="宋体" w:hAnsi="宋体" w:hint="eastAsia"/>
          <w:sz w:val="24"/>
          <w:szCs w:val="24"/>
        </w:rPr>
        <w:t>该功能测试完毕。</w:t>
      </w:r>
    </w:p>
    <w:p w14:paraId="3B924456" w14:textId="77777777" w:rsidR="0028087B" w:rsidRPr="003C242D" w:rsidRDefault="0028087B">
      <w:pPr>
        <w:spacing w:line="300" w:lineRule="auto"/>
        <w:rPr>
          <w:rFonts w:ascii="宋体" w:eastAsia="宋体" w:hAnsi="宋体"/>
          <w:sz w:val="24"/>
          <w:szCs w:val="24"/>
        </w:rPr>
        <w:pPrChange w:id="766" w:author="王同罕" w:date="2019-05-04T16:48:00Z">
          <w:pPr/>
        </w:pPrChange>
      </w:pPr>
      <w:r w:rsidRPr="003C242D">
        <w:rPr>
          <w:rFonts w:ascii="宋体" w:eastAsia="宋体" w:hAnsi="宋体" w:hint="eastAsia"/>
          <w:sz w:val="24"/>
          <w:szCs w:val="24"/>
        </w:rPr>
        <w:t>（2）</w:t>
      </w:r>
      <w:del w:id="767" w:author="王同罕" w:date="2019-05-04T16:48:00Z">
        <w:r w:rsidRPr="003C242D" w:rsidDel="00F1046E">
          <w:rPr>
            <w:rFonts w:ascii="宋体" w:eastAsia="宋体" w:hAnsi="宋体" w:hint="eastAsia"/>
            <w:sz w:val="24"/>
            <w:szCs w:val="24"/>
          </w:rPr>
          <w:delText>、</w:delText>
        </w:r>
      </w:del>
      <w:r w:rsidRPr="003C242D">
        <w:rPr>
          <w:rFonts w:ascii="宋体" w:eastAsia="宋体" w:hAnsi="宋体" w:hint="eastAsia"/>
          <w:sz w:val="24"/>
          <w:szCs w:val="24"/>
        </w:rPr>
        <w:t>登录后发布文章以及浏览首页，我们先测试发布帖子，单击首页右下角类似于笔一样的图标即可进入到发布帖子的界面，右上角可以选择帖子所属类型，发布后：</w:t>
      </w:r>
    </w:p>
    <w:p w14:paraId="75545C66" w14:textId="77777777" w:rsidR="0028087B" w:rsidRDefault="0028087B" w:rsidP="0028087B">
      <w:pPr>
        <w:jc w:val="center"/>
        <w:rPr>
          <w:ins w:id="768" w:author="王同罕" w:date="2019-05-04T16:48:00Z"/>
        </w:rPr>
      </w:pPr>
      <w:r>
        <w:rPr>
          <w:noProof/>
        </w:rPr>
        <w:drawing>
          <wp:inline distT="0" distB="0" distL="0" distR="0" wp14:anchorId="371C16D4" wp14:editId="4BA4A552">
            <wp:extent cx="5579110" cy="28060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110" cy="2806065"/>
                    </a:xfrm>
                    <a:prstGeom prst="rect">
                      <a:avLst/>
                    </a:prstGeom>
                  </pic:spPr>
                </pic:pic>
              </a:graphicData>
            </a:graphic>
          </wp:inline>
        </w:drawing>
      </w:r>
    </w:p>
    <w:p w14:paraId="1843CB3D" w14:textId="4376B8A3" w:rsidR="00F1046E" w:rsidRPr="00F1046E" w:rsidRDefault="00F1046E" w:rsidP="0028087B">
      <w:pPr>
        <w:jc w:val="center"/>
        <w:rPr>
          <w:rFonts w:ascii="楷体" w:eastAsia="楷体" w:hAnsi="楷体"/>
          <w:rPrChange w:id="769" w:author="王同罕" w:date="2019-05-04T16:49:00Z">
            <w:rPr/>
          </w:rPrChange>
        </w:rPr>
      </w:pPr>
      <w:ins w:id="770" w:author="王同罕" w:date="2019-05-04T16:49:00Z">
        <w:r w:rsidRPr="00F1046E">
          <w:rPr>
            <w:rFonts w:ascii="楷体" w:eastAsia="楷体" w:hAnsi="楷体" w:hint="eastAsia"/>
            <w:rPrChange w:id="771" w:author="王同罕" w:date="2019-05-04T16:49:00Z">
              <w:rPr>
                <w:rFonts w:hint="eastAsia"/>
              </w:rPr>
            </w:rPrChange>
          </w:rPr>
          <w:lastRenderedPageBreak/>
          <w:t>图</w:t>
        </w:r>
        <w:r w:rsidRPr="00F1046E">
          <w:rPr>
            <w:rFonts w:ascii="楷体" w:eastAsia="楷体" w:hAnsi="楷体"/>
            <w:rPrChange w:id="772" w:author="王同罕" w:date="2019-05-04T16:49:00Z">
              <w:rPr/>
            </w:rPrChange>
          </w:rPr>
          <w:t>6.5 图名</w:t>
        </w:r>
      </w:ins>
    </w:p>
    <w:p w14:paraId="4069A7FF" w14:textId="77777777" w:rsidR="0028087B" w:rsidRDefault="0028087B" w:rsidP="0028087B">
      <w:pPr>
        <w:jc w:val="center"/>
      </w:pPr>
      <w:r>
        <w:rPr>
          <w:noProof/>
        </w:rPr>
        <w:drawing>
          <wp:inline distT="0" distB="0" distL="0" distR="0" wp14:anchorId="0667209F" wp14:editId="3D5B2178">
            <wp:extent cx="5579110" cy="21983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110" cy="2198370"/>
                    </a:xfrm>
                    <a:prstGeom prst="rect">
                      <a:avLst/>
                    </a:prstGeom>
                  </pic:spPr>
                </pic:pic>
              </a:graphicData>
            </a:graphic>
          </wp:inline>
        </w:drawing>
      </w:r>
    </w:p>
    <w:p w14:paraId="305EADB1" w14:textId="63DD9E7E" w:rsidR="0028087B" w:rsidRPr="00F1046E" w:rsidRDefault="0028087B" w:rsidP="0028087B">
      <w:pPr>
        <w:jc w:val="center"/>
        <w:rPr>
          <w:rFonts w:ascii="楷体" w:eastAsia="楷体" w:hAnsi="楷体"/>
          <w:rPrChange w:id="773" w:author="王同罕" w:date="2019-05-04T16:49:00Z">
            <w:rPr/>
          </w:rPrChange>
        </w:rPr>
      </w:pPr>
      <w:r w:rsidRPr="00F1046E">
        <w:rPr>
          <w:rFonts w:ascii="楷体" w:eastAsia="楷体" w:hAnsi="楷体"/>
          <w:rPrChange w:id="774" w:author="王同罕" w:date="2019-05-04T16:49:00Z">
            <w:rPr/>
          </w:rPrChange>
        </w:rPr>
        <w:t>图6.</w:t>
      </w:r>
      <w:del w:id="775" w:author="王同罕" w:date="2019-05-04T16:49:00Z">
        <w:r w:rsidR="000437DF" w:rsidRPr="00F1046E" w:rsidDel="00F1046E">
          <w:rPr>
            <w:rFonts w:ascii="楷体" w:eastAsia="楷体" w:hAnsi="楷体"/>
            <w:rPrChange w:id="776" w:author="王同罕" w:date="2019-05-04T16:49:00Z">
              <w:rPr/>
            </w:rPrChange>
          </w:rPr>
          <w:delText>4</w:delText>
        </w:r>
        <w:r w:rsidRPr="00F1046E" w:rsidDel="00F1046E">
          <w:rPr>
            <w:rFonts w:ascii="楷体" w:eastAsia="楷体" w:hAnsi="楷体"/>
            <w:rPrChange w:id="777" w:author="王同罕" w:date="2019-05-04T16:49:00Z">
              <w:rPr/>
            </w:rPrChange>
          </w:rPr>
          <w:delText>.1.4</w:delText>
        </w:r>
      </w:del>
      <w:ins w:id="778" w:author="王同罕" w:date="2019-05-04T16:49:00Z">
        <w:r w:rsidR="00F1046E" w:rsidRPr="00F1046E">
          <w:rPr>
            <w:rFonts w:ascii="楷体" w:eastAsia="楷体" w:hAnsi="楷体"/>
            <w:rPrChange w:id="779" w:author="王同罕" w:date="2019-05-04T16:49:00Z">
              <w:rPr/>
            </w:rPrChange>
          </w:rPr>
          <w:t>6</w:t>
        </w:r>
      </w:ins>
      <w:r w:rsidRPr="00F1046E">
        <w:rPr>
          <w:rFonts w:ascii="楷体" w:eastAsia="楷体" w:hAnsi="楷体"/>
          <w:rPrChange w:id="780" w:author="王同罕" w:date="2019-05-04T16:49:00Z">
            <w:rPr/>
          </w:rPrChange>
        </w:rPr>
        <w:t xml:space="preserve"> 发布及首页浏览</w:t>
      </w:r>
    </w:p>
    <w:p w14:paraId="3B3A20CA" w14:textId="77777777" w:rsidR="0028087B" w:rsidRPr="003C242D" w:rsidRDefault="000758D9">
      <w:pPr>
        <w:spacing w:line="300" w:lineRule="auto"/>
        <w:rPr>
          <w:rFonts w:ascii="宋体" w:eastAsia="宋体" w:hAnsi="宋体"/>
          <w:sz w:val="24"/>
          <w:szCs w:val="24"/>
        </w:rPr>
        <w:pPrChange w:id="781" w:author="王同罕" w:date="2019-05-04T16:49:00Z">
          <w:pPr/>
        </w:pPrChange>
      </w:pPr>
      <w:r w:rsidRPr="003C242D">
        <w:rPr>
          <w:rFonts w:ascii="宋体" w:eastAsia="宋体" w:hAnsi="宋体"/>
          <w:sz w:val="24"/>
          <w:szCs w:val="24"/>
        </w:rPr>
        <w:t>输入标题</w:t>
      </w:r>
      <w:r w:rsidRPr="003C242D">
        <w:rPr>
          <w:rFonts w:ascii="宋体" w:eastAsia="宋体" w:hAnsi="宋体" w:hint="eastAsia"/>
          <w:sz w:val="24"/>
          <w:szCs w:val="24"/>
        </w:rPr>
        <w:t>，</w:t>
      </w:r>
      <w:r w:rsidRPr="003C242D">
        <w:rPr>
          <w:rFonts w:ascii="宋体" w:eastAsia="宋体" w:hAnsi="宋体"/>
          <w:sz w:val="24"/>
          <w:szCs w:val="24"/>
        </w:rPr>
        <w:t>写入内容</w:t>
      </w:r>
      <w:r w:rsidRPr="003C242D">
        <w:rPr>
          <w:rFonts w:ascii="宋体" w:eastAsia="宋体" w:hAnsi="宋体" w:hint="eastAsia"/>
          <w:sz w:val="24"/>
          <w:szCs w:val="24"/>
        </w:rPr>
        <w:t>，</w:t>
      </w:r>
      <w:r w:rsidRPr="003C242D">
        <w:rPr>
          <w:rFonts w:ascii="宋体" w:eastAsia="宋体" w:hAnsi="宋体"/>
          <w:sz w:val="24"/>
          <w:szCs w:val="24"/>
        </w:rPr>
        <w:t>输入正确的验证码</w:t>
      </w:r>
      <w:r w:rsidRPr="003C242D">
        <w:rPr>
          <w:rFonts w:ascii="宋体" w:eastAsia="宋体" w:hAnsi="宋体" w:hint="eastAsia"/>
          <w:sz w:val="24"/>
          <w:szCs w:val="24"/>
        </w:rPr>
        <w:t>，</w:t>
      </w:r>
      <w:r w:rsidRPr="003C242D">
        <w:rPr>
          <w:rFonts w:ascii="宋体" w:eastAsia="宋体" w:hAnsi="宋体"/>
          <w:sz w:val="24"/>
          <w:szCs w:val="24"/>
        </w:rPr>
        <w:t>即可发布</w:t>
      </w:r>
      <w:r w:rsidRPr="003C242D">
        <w:rPr>
          <w:rFonts w:ascii="宋体" w:eastAsia="宋体" w:hAnsi="宋体" w:hint="eastAsia"/>
          <w:sz w:val="24"/>
          <w:szCs w:val="24"/>
        </w:rPr>
        <w:t>，会自动默认跳转到首页，如果验证码验证失败即会刷新当前页面；在首页功能按钮比较齐全。</w:t>
      </w:r>
      <w:r w:rsidR="00E57555" w:rsidRPr="003C242D">
        <w:rPr>
          <w:rFonts w:ascii="宋体" w:eastAsia="宋体" w:hAnsi="宋体" w:hint="eastAsia"/>
          <w:sz w:val="24"/>
          <w:szCs w:val="24"/>
        </w:rPr>
        <w:t>现在是数据量比较少，展示界面不太好看，下面是数据量较为丰富的时候：</w:t>
      </w:r>
    </w:p>
    <w:p w14:paraId="4008B5C8" w14:textId="77777777" w:rsidR="00E57555" w:rsidRDefault="00E57555" w:rsidP="00E57555">
      <w:pPr>
        <w:jc w:val="center"/>
      </w:pPr>
      <w:r>
        <w:rPr>
          <w:noProof/>
        </w:rPr>
        <w:drawing>
          <wp:inline distT="0" distB="0" distL="0" distR="0" wp14:anchorId="6C1FCACA" wp14:editId="1AB38B31">
            <wp:extent cx="5579110" cy="27120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110" cy="2712085"/>
                    </a:xfrm>
                    <a:prstGeom prst="rect">
                      <a:avLst/>
                    </a:prstGeom>
                  </pic:spPr>
                </pic:pic>
              </a:graphicData>
            </a:graphic>
          </wp:inline>
        </w:drawing>
      </w:r>
    </w:p>
    <w:p w14:paraId="29328FAD" w14:textId="1F9F7F9A" w:rsidR="00E57555" w:rsidRPr="00F1046E" w:rsidRDefault="00E57555" w:rsidP="00E57555">
      <w:pPr>
        <w:jc w:val="center"/>
        <w:rPr>
          <w:rFonts w:ascii="楷体" w:eastAsia="楷体" w:hAnsi="楷体"/>
          <w:rPrChange w:id="782" w:author="王同罕" w:date="2019-05-04T16:50:00Z">
            <w:rPr/>
          </w:rPrChange>
        </w:rPr>
      </w:pPr>
      <w:r w:rsidRPr="00F1046E">
        <w:rPr>
          <w:rFonts w:ascii="楷体" w:eastAsia="楷体" w:hAnsi="楷体"/>
          <w:rPrChange w:id="783" w:author="王同罕" w:date="2019-05-04T16:50:00Z">
            <w:rPr/>
          </w:rPrChange>
        </w:rPr>
        <w:t>图6.</w:t>
      </w:r>
      <w:del w:id="784" w:author="王同罕" w:date="2019-05-04T16:49:00Z">
        <w:r w:rsidRPr="00F1046E" w:rsidDel="00F1046E">
          <w:rPr>
            <w:rFonts w:ascii="楷体" w:eastAsia="楷体" w:hAnsi="楷体"/>
            <w:rPrChange w:id="785" w:author="王同罕" w:date="2019-05-04T16:50:00Z">
              <w:rPr/>
            </w:rPrChange>
          </w:rPr>
          <w:delText>4.1.5</w:delText>
        </w:r>
      </w:del>
      <w:ins w:id="786" w:author="王同罕" w:date="2019-05-04T16:49:00Z">
        <w:r w:rsidR="00F1046E" w:rsidRPr="00F1046E">
          <w:rPr>
            <w:rFonts w:ascii="楷体" w:eastAsia="楷体" w:hAnsi="楷体"/>
            <w:rPrChange w:id="787" w:author="王同罕" w:date="2019-05-04T16:50:00Z">
              <w:rPr/>
            </w:rPrChange>
          </w:rPr>
          <w:t>7</w:t>
        </w:r>
      </w:ins>
      <w:r w:rsidRPr="00F1046E">
        <w:rPr>
          <w:rFonts w:ascii="楷体" w:eastAsia="楷体" w:hAnsi="楷体"/>
          <w:rPrChange w:id="788" w:author="王同罕" w:date="2019-05-04T16:50:00Z">
            <w:rPr/>
          </w:rPrChange>
        </w:rPr>
        <w:t xml:space="preserve"> 数据丰满</w:t>
      </w:r>
    </w:p>
    <w:p w14:paraId="13BEA768" w14:textId="77777777" w:rsidR="000758D9" w:rsidRPr="003C242D" w:rsidRDefault="007410BB">
      <w:pPr>
        <w:spacing w:line="300" w:lineRule="auto"/>
        <w:rPr>
          <w:rFonts w:ascii="宋体" w:eastAsia="宋体" w:hAnsi="宋体"/>
          <w:sz w:val="24"/>
          <w:szCs w:val="24"/>
        </w:rPr>
        <w:pPrChange w:id="789" w:author="王同罕" w:date="2019-05-04T16:50:00Z">
          <w:pPr/>
        </w:pPrChange>
      </w:pPr>
      <w:r w:rsidRPr="003C242D">
        <w:rPr>
          <w:rFonts w:ascii="宋体" w:eastAsia="宋体" w:hAnsi="宋体" w:hint="eastAsia"/>
          <w:sz w:val="24"/>
          <w:szCs w:val="24"/>
        </w:rPr>
        <w:t>（3）</w:t>
      </w:r>
      <w:del w:id="790" w:author="王同罕" w:date="2019-05-04T16:50:00Z">
        <w:r w:rsidRPr="003C242D" w:rsidDel="00F1046E">
          <w:rPr>
            <w:rFonts w:ascii="宋体" w:eastAsia="宋体" w:hAnsi="宋体" w:hint="eastAsia"/>
            <w:sz w:val="24"/>
            <w:szCs w:val="24"/>
          </w:rPr>
          <w:delText>、</w:delText>
        </w:r>
      </w:del>
      <w:r w:rsidR="00E57555" w:rsidRPr="003C242D">
        <w:rPr>
          <w:rFonts w:ascii="宋体" w:eastAsia="宋体" w:hAnsi="宋体"/>
          <w:sz w:val="24"/>
          <w:szCs w:val="24"/>
        </w:rPr>
        <w:t>现在测试评论</w:t>
      </w:r>
      <w:r w:rsidR="00E57555" w:rsidRPr="003C242D">
        <w:rPr>
          <w:rFonts w:ascii="宋体" w:eastAsia="宋体" w:hAnsi="宋体" w:hint="eastAsia"/>
          <w:sz w:val="24"/>
          <w:szCs w:val="24"/>
        </w:rPr>
        <w:t>、</w:t>
      </w:r>
      <w:r w:rsidR="00E57555" w:rsidRPr="003C242D">
        <w:rPr>
          <w:rFonts w:ascii="宋体" w:eastAsia="宋体" w:hAnsi="宋体"/>
          <w:sz w:val="24"/>
          <w:szCs w:val="24"/>
        </w:rPr>
        <w:t>点赞</w:t>
      </w:r>
      <w:r w:rsidR="00E57555" w:rsidRPr="003C242D">
        <w:rPr>
          <w:rFonts w:ascii="宋体" w:eastAsia="宋体" w:hAnsi="宋体" w:hint="eastAsia"/>
          <w:sz w:val="24"/>
          <w:szCs w:val="24"/>
        </w:rPr>
        <w:t>、</w:t>
      </w:r>
      <w:r w:rsidR="00E57555" w:rsidRPr="003C242D">
        <w:rPr>
          <w:rFonts w:ascii="宋体" w:eastAsia="宋体" w:hAnsi="宋体"/>
          <w:sz w:val="24"/>
          <w:szCs w:val="24"/>
        </w:rPr>
        <w:t>收藏功能</w:t>
      </w:r>
      <w:r w:rsidR="00E57555" w:rsidRPr="003C242D">
        <w:rPr>
          <w:rFonts w:ascii="宋体" w:eastAsia="宋体" w:hAnsi="宋体" w:hint="eastAsia"/>
          <w:sz w:val="24"/>
          <w:szCs w:val="24"/>
        </w:rPr>
        <w:t>，以下为测试结果：</w:t>
      </w:r>
    </w:p>
    <w:p w14:paraId="1429062B" w14:textId="77777777" w:rsidR="00E57555" w:rsidRDefault="00E57555" w:rsidP="007410BB">
      <w:pPr>
        <w:jc w:val="center"/>
      </w:pPr>
      <w:r>
        <w:rPr>
          <w:noProof/>
        </w:rPr>
        <w:lastRenderedPageBreak/>
        <w:drawing>
          <wp:inline distT="0" distB="0" distL="0" distR="0" wp14:anchorId="74EF882D" wp14:editId="24481B17">
            <wp:extent cx="5579110" cy="43637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110" cy="4363720"/>
                    </a:xfrm>
                    <a:prstGeom prst="rect">
                      <a:avLst/>
                    </a:prstGeom>
                  </pic:spPr>
                </pic:pic>
              </a:graphicData>
            </a:graphic>
          </wp:inline>
        </w:drawing>
      </w:r>
    </w:p>
    <w:p w14:paraId="04DE5ABE" w14:textId="2DE8942F" w:rsidR="00E57555" w:rsidRPr="00F1046E" w:rsidRDefault="00E57555" w:rsidP="007410BB">
      <w:pPr>
        <w:jc w:val="center"/>
        <w:rPr>
          <w:rFonts w:ascii="楷体" w:eastAsia="楷体" w:hAnsi="楷体"/>
          <w:rPrChange w:id="791" w:author="王同罕" w:date="2019-05-04T16:50:00Z">
            <w:rPr/>
          </w:rPrChange>
        </w:rPr>
      </w:pPr>
      <w:r w:rsidRPr="00F1046E">
        <w:rPr>
          <w:rFonts w:ascii="楷体" w:eastAsia="楷体" w:hAnsi="楷体" w:hint="eastAsia"/>
          <w:rPrChange w:id="792" w:author="王同罕" w:date="2019-05-04T16:50:00Z">
            <w:rPr>
              <w:rFonts w:hint="eastAsia"/>
            </w:rPr>
          </w:rPrChange>
        </w:rPr>
        <w:t>图</w:t>
      </w:r>
      <w:r w:rsidRPr="00F1046E">
        <w:rPr>
          <w:rFonts w:ascii="楷体" w:eastAsia="楷体" w:hAnsi="楷体"/>
          <w:rPrChange w:id="793" w:author="王同罕" w:date="2019-05-04T16:50:00Z">
            <w:rPr/>
          </w:rPrChange>
        </w:rPr>
        <w:t xml:space="preserve"> 6.</w:t>
      </w:r>
      <w:del w:id="794" w:author="王同罕" w:date="2019-05-04T16:50:00Z">
        <w:r w:rsidRPr="00F1046E" w:rsidDel="00F1046E">
          <w:rPr>
            <w:rFonts w:ascii="楷体" w:eastAsia="楷体" w:hAnsi="楷体"/>
            <w:rPrChange w:id="795" w:author="王同罕" w:date="2019-05-04T16:50:00Z">
              <w:rPr/>
            </w:rPrChange>
          </w:rPr>
          <w:delText>4.1.6</w:delText>
        </w:r>
      </w:del>
      <w:ins w:id="796" w:author="王同罕" w:date="2019-05-04T16:50:00Z">
        <w:r w:rsidR="00F1046E" w:rsidRPr="00F1046E">
          <w:rPr>
            <w:rFonts w:ascii="楷体" w:eastAsia="楷体" w:hAnsi="楷体"/>
            <w:rPrChange w:id="797" w:author="王同罕" w:date="2019-05-04T16:50:00Z">
              <w:rPr/>
            </w:rPrChange>
          </w:rPr>
          <w:t>8</w:t>
        </w:r>
      </w:ins>
      <w:r w:rsidRPr="00F1046E">
        <w:rPr>
          <w:rFonts w:ascii="楷体" w:eastAsia="楷体" w:hAnsi="楷体"/>
          <w:rPrChange w:id="798" w:author="王同罕" w:date="2019-05-04T16:50:00Z">
            <w:rPr/>
          </w:rPrChange>
        </w:rPr>
        <w:t xml:space="preserve"> </w:t>
      </w:r>
      <w:r w:rsidR="007410BB" w:rsidRPr="00F1046E">
        <w:rPr>
          <w:rFonts w:ascii="楷体" w:eastAsia="楷体" w:hAnsi="楷体"/>
          <w:rPrChange w:id="799" w:author="王同罕" w:date="2019-05-04T16:50:00Z">
            <w:rPr/>
          </w:rPrChange>
        </w:rPr>
        <w:t>评论测试</w:t>
      </w:r>
    </w:p>
    <w:p w14:paraId="614BEA90" w14:textId="77777777" w:rsidR="00E57555" w:rsidRDefault="00E57555" w:rsidP="007410BB">
      <w:pPr>
        <w:jc w:val="center"/>
      </w:pPr>
      <w:r>
        <w:rPr>
          <w:noProof/>
        </w:rPr>
        <w:drawing>
          <wp:inline distT="0" distB="0" distL="0" distR="0" wp14:anchorId="7D43F4D4" wp14:editId="3314610D">
            <wp:extent cx="5579110" cy="29260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110" cy="2926080"/>
                    </a:xfrm>
                    <a:prstGeom prst="rect">
                      <a:avLst/>
                    </a:prstGeom>
                  </pic:spPr>
                </pic:pic>
              </a:graphicData>
            </a:graphic>
          </wp:inline>
        </w:drawing>
      </w:r>
    </w:p>
    <w:p w14:paraId="3872715A" w14:textId="48FB7201" w:rsidR="007410BB" w:rsidRPr="00F1046E" w:rsidRDefault="007410BB" w:rsidP="007410BB">
      <w:pPr>
        <w:jc w:val="center"/>
        <w:rPr>
          <w:rFonts w:ascii="楷体" w:eastAsia="楷体" w:hAnsi="楷体"/>
          <w:rPrChange w:id="800" w:author="王同罕" w:date="2019-05-04T16:50:00Z">
            <w:rPr/>
          </w:rPrChange>
        </w:rPr>
      </w:pPr>
      <w:r w:rsidRPr="00F1046E">
        <w:rPr>
          <w:rFonts w:ascii="楷体" w:eastAsia="楷体" w:hAnsi="楷体"/>
          <w:rPrChange w:id="801" w:author="王同罕" w:date="2019-05-04T16:50:00Z">
            <w:rPr/>
          </w:rPrChange>
        </w:rPr>
        <w:t>图 6.</w:t>
      </w:r>
      <w:del w:id="802" w:author="王同罕" w:date="2019-05-04T16:50:00Z">
        <w:r w:rsidRPr="00F1046E" w:rsidDel="00F1046E">
          <w:rPr>
            <w:rFonts w:ascii="楷体" w:eastAsia="楷体" w:hAnsi="楷体"/>
            <w:rPrChange w:id="803" w:author="王同罕" w:date="2019-05-04T16:50:00Z">
              <w:rPr/>
            </w:rPrChange>
          </w:rPr>
          <w:delText>4.1.7</w:delText>
        </w:r>
      </w:del>
      <w:ins w:id="804" w:author="王同罕" w:date="2019-05-04T16:50:00Z">
        <w:r w:rsidR="00F1046E" w:rsidRPr="00F1046E">
          <w:rPr>
            <w:rFonts w:ascii="楷体" w:eastAsia="楷体" w:hAnsi="楷体"/>
            <w:rPrChange w:id="805" w:author="王同罕" w:date="2019-05-04T16:50:00Z">
              <w:rPr/>
            </w:rPrChange>
          </w:rPr>
          <w:t>9</w:t>
        </w:r>
      </w:ins>
      <w:r w:rsidRPr="00F1046E">
        <w:rPr>
          <w:rFonts w:ascii="楷体" w:eastAsia="楷体" w:hAnsi="楷体"/>
          <w:rPrChange w:id="806" w:author="王同罕" w:date="2019-05-04T16:50:00Z">
            <w:rPr/>
          </w:rPrChange>
        </w:rPr>
        <w:t xml:space="preserve"> 点赞测试</w:t>
      </w:r>
    </w:p>
    <w:p w14:paraId="197357C6" w14:textId="77777777" w:rsidR="00E57555" w:rsidRDefault="00E57555" w:rsidP="007410BB">
      <w:pPr>
        <w:jc w:val="center"/>
      </w:pPr>
      <w:r>
        <w:rPr>
          <w:noProof/>
        </w:rPr>
        <w:lastRenderedPageBreak/>
        <w:drawing>
          <wp:inline distT="0" distB="0" distL="0" distR="0" wp14:anchorId="2FDC0943" wp14:editId="275C2B81">
            <wp:extent cx="3123809" cy="2923809"/>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3809" cy="2923809"/>
                    </a:xfrm>
                    <a:prstGeom prst="rect">
                      <a:avLst/>
                    </a:prstGeom>
                  </pic:spPr>
                </pic:pic>
              </a:graphicData>
            </a:graphic>
          </wp:inline>
        </w:drawing>
      </w:r>
    </w:p>
    <w:p w14:paraId="78FB04BE" w14:textId="2B99C55A" w:rsidR="007410BB" w:rsidRPr="00F1046E" w:rsidRDefault="007410BB" w:rsidP="007410BB">
      <w:pPr>
        <w:jc w:val="center"/>
        <w:rPr>
          <w:rFonts w:ascii="楷体" w:eastAsia="楷体" w:hAnsi="楷体"/>
          <w:rPrChange w:id="807" w:author="王同罕" w:date="2019-05-04T16:51:00Z">
            <w:rPr/>
          </w:rPrChange>
        </w:rPr>
      </w:pPr>
      <w:r w:rsidRPr="00F1046E">
        <w:rPr>
          <w:rFonts w:ascii="楷体" w:eastAsia="楷体" w:hAnsi="楷体"/>
          <w:rPrChange w:id="808" w:author="王同罕" w:date="2019-05-04T16:51:00Z">
            <w:rPr/>
          </w:rPrChange>
        </w:rPr>
        <w:t>图 6.</w:t>
      </w:r>
      <w:del w:id="809" w:author="王同罕" w:date="2019-05-04T16:50:00Z">
        <w:r w:rsidRPr="00F1046E" w:rsidDel="00F1046E">
          <w:rPr>
            <w:rFonts w:ascii="楷体" w:eastAsia="楷体" w:hAnsi="楷体"/>
            <w:rPrChange w:id="810" w:author="王同罕" w:date="2019-05-04T16:51:00Z">
              <w:rPr/>
            </w:rPrChange>
          </w:rPr>
          <w:delText>4.1.8</w:delText>
        </w:r>
      </w:del>
      <w:ins w:id="811" w:author="王同罕" w:date="2019-05-04T16:50:00Z">
        <w:r w:rsidR="00F1046E" w:rsidRPr="00F1046E">
          <w:rPr>
            <w:rFonts w:ascii="楷体" w:eastAsia="楷体" w:hAnsi="楷体"/>
            <w:rPrChange w:id="812" w:author="王同罕" w:date="2019-05-04T16:51:00Z">
              <w:rPr/>
            </w:rPrChange>
          </w:rPr>
          <w:t>10</w:t>
        </w:r>
      </w:ins>
      <w:r w:rsidRPr="00F1046E">
        <w:rPr>
          <w:rFonts w:ascii="楷体" w:eastAsia="楷体" w:hAnsi="楷体"/>
          <w:rPrChange w:id="813" w:author="王同罕" w:date="2019-05-04T16:51:00Z">
            <w:rPr/>
          </w:rPrChange>
        </w:rPr>
        <w:t xml:space="preserve"> 收藏帖子测试</w:t>
      </w:r>
    </w:p>
    <w:p w14:paraId="50F1E79B" w14:textId="77777777" w:rsidR="00347E31" w:rsidRPr="003C242D" w:rsidRDefault="00543DCF">
      <w:pPr>
        <w:spacing w:line="300" w:lineRule="auto"/>
        <w:rPr>
          <w:rFonts w:ascii="宋体" w:eastAsia="宋体" w:hAnsi="宋体"/>
          <w:sz w:val="24"/>
          <w:szCs w:val="24"/>
        </w:rPr>
        <w:pPrChange w:id="814" w:author="王同罕" w:date="2019-05-04T16:51:00Z">
          <w:pPr/>
        </w:pPrChange>
      </w:pPr>
      <w:r w:rsidRPr="003C242D">
        <w:rPr>
          <w:rFonts w:ascii="宋体" w:eastAsia="宋体" w:hAnsi="宋体" w:hint="eastAsia"/>
          <w:sz w:val="24"/>
          <w:szCs w:val="24"/>
        </w:rPr>
        <w:t>（4）</w:t>
      </w:r>
      <w:del w:id="815" w:author="王同罕" w:date="2019-05-04T16:51:00Z">
        <w:r w:rsidRPr="003C242D" w:rsidDel="00F1046E">
          <w:rPr>
            <w:rFonts w:ascii="宋体" w:eastAsia="宋体" w:hAnsi="宋体" w:hint="eastAsia"/>
            <w:sz w:val="24"/>
            <w:szCs w:val="24"/>
          </w:rPr>
          <w:delText>、</w:delText>
        </w:r>
      </w:del>
      <w:r w:rsidRPr="003C242D">
        <w:rPr>
          <w:rFonts w:ascii="宋体" w:eastAsia="宋体" w:hAnsi="宋体" w:hint="eastAsia"/>
          <w:sz w:val="24"/>
          <w:szCs w:val="24"/>
        </w:rPr>
        <w:t>个人信息管理</w:t>
      </w:r>
      <w:r w:rsidR="0055767A" w:rsidRPr="003C242D">
        <w:rPr>
          <w:rFonts w:ascii="宋体" w:eastAsia="宋体" w:hAnsi="宋体" w:hint="eastAsia"/>
          <w:sz w:val="24"/>
          <w:szCs w:val="24"/>
        </w:rPr>
        <w:t>：</w:t>
      </w:r>
      <w:r w:rsidRPr="003C242D">
        <w:rPr>
          <w:rFonts w:ascii="宋体" w:eastAsia="宋体" w:hAnsi="宋体" w:hint="eastAsia"/>
          <w:sz w:val="24"/>
          <w:szCs w:val="24"/>
        </w:rPr>
        <w:t>包括修改个人基本信息</w:t>
      </w:r>
      <w:r w:rsidR="0055767A" w:rsidRPr="003C242D">
        <w:rPr>
          <w:rFonts w:ascii="宋体" w:eastAsia="宋体" w:hAnsi="宋体" w:hint="eastAsia"/>
          <w:sz w:val="24"/>
          <w:szCs w:val="24"/>
        </w:rPr>
        <w:t>比如：昵称、性别</w:t>
      </w:r>
      <w:r w:rsidR="00D972BC" w:rsidRPr="003C242D">
        <w:rPr>
          <w:rFonts w:ascii="宋体" w:eastAsia="宋体" w:hAnsi="宋体" w:hint="eastAsia"/>
          <w:sz w:val="24"/>
          <w:szCs w:val="24"/>
        </w:rPr>
        <w:t>、签名等</w:t>
      </w:r>
      <w:r w:rsidRPr="003C242D">
        <w:rPr>
          <w:rFonts w:ascii="宋体" w:eastAsia="宋体" w:hAnsi="宋体" w:hint="eastAsia"/>
          <w:sz w:val="24"/>
          <w:szCs w:val="24"/>
        </w:rPr>
        <w:t>，</w:t>
      </w:r>
      <w:r w:rsidR="00D972BC" w:rsidRPr="003C242D">
        <w:rPr>
          <w:rFonts w:ascii="宋体" w:eastAsia="宋体" w:hAnsi="宋体" w:hint="eastAsia"/>
          <w:sz w:val="24"/>
          <w:szCs w:val="24"/>
        </w:rPr>
        <w:t>也能更换比较适合自己的个性头像</w:t>
      </w:r>
      <w:r w:rsidRPr="003C242D">
        <w:rPr>
          <w:rFonts w:ascii="宋体" w:eastAsia="宋体" w:hAnsi="宋体" w:hint="eastAsia"/>
          <w:sz w:val="24"/>
          <w:szCs w:val="24"/>
        </w:rPr>
        <w:t>，</w:t>
      </w:r>
      <w:r w:rsidR="00D972BC" w:rsidRPr="003C242D">
        <w:rPr>
          <w:rFonts w:ascii="宋体" w:eastAsia="宋体" w:hAnsi="宋体" w:hint="eastAsia"/>
          <w:sz w:val="24"/>
          <w:szCs w:val="24"/>
        </w:rPr>
        <w:t>加上定期</w:t>
      </w:r>
      <w:r w:rsidRPr="003C242D">
        <w:rPr>
          <w:rFonts w:ascii="宋体" w:eastAsia="宋体" w:hAnsi="宋体" w:hint="eastAsia"/>
          <w:sz w:val="24"/>
          <w:szCs w:val="24"/>
        </w:rPr>
        <w:t>修改密码</w:t>
      </w:r>
      <w:r w:rsidR="00D972BC" w:rsidRPr="003C242D">
        <w:rPr>
          <w:rFonts w:ascii="宋体" w:eastAsia="宋体" w:hAnsi="宋体" w:hint="eastAsia"/>
          <w:sz w:val="24"/>
          <w:szCs w:val="24"/>
        </w:rPr>
        <w:t>也是一个良好的习惯</w:t>
      </w:r>
      <w:r w:rsidRPr="003C242D">
        <w:rPr>
          <w:rFonts w:ascii="宋体" w:eastAsia="宋体" w:hAnsi="宋体" w:hint="eastAsia"/>
          <w:sz w:val="24"/>
          <w:szCs w:val="24"/>
        </w:rPr>
        <w:t>；当别人评论了你发布的帖子会出现消息提示，在右上角</w:t>
      </w:r>
      <w:r w:rsidR="00D972BC" w:rsidRPr="003C242D">
        <w:rPr>
          <w:rFonts w:ascii="宋体" w:eastAsia="宋体" w:hAnsi="宋体" w:hint="eastAsia"/>
          <w:sz w:val="24"/>
          <w:szCs w:val="24"/>
        </w:rPr>
        <w:t>头像旁边会有红点</w:t>
      </w:r>
      <w:r w:rsidRPr="003C242D">
        <w:rPr>
          <w:rFonts w:ascii="宋体" w:eastAsia="宋体" w:hAnsi="宋体" w:hint="eastAsia"/>
          <w:sz w:val="24"/>
          <w:szCs w:val="24"/>
        </w:rPr>
        <w:t>提示</w:t>
      </w:r>
      <w:r w:rsidR="00D972BC" w:rsidRPr="003C242D">
        <w:rPr>
          <w:rFonts w:ascii="宋体" w:eastAsia="宋体" w:hAnsi="宋体" w:hint="eastAsia"/>
          <w:sz w:val="24"/>
          <w:szCs w:val="24"/>
        </w:rPr>
        <w:t>你有新的消息</w:t>
      </w:r>
      <w:r w:rsidRPr="003C242D">
        <w:rPr>
          <w:rFonts w:ascii="宋体" w:eastAsia="宋体" w:hAnsi="宋体" w:hint="eastAsia"/>
          <w:sz w:val="24"/>
          <w:szCs w:val="24"/>
        </w:rPr>
        <w:t>：</w:t>
      </w:r>
    </w:p>
    <w:p w14:paraId="6B4F0570" w14:textId="77777777" w:rsidR="00347E31" w:rsidRDefault="00347E31" w:rsidP="00347E31">
      <w:pPr>
        <w:jc w:val="center"/>
      </w:pPr>
      <w:r>
        <w:rPr>
          <w:noProof/>
        </w:rPr>
        <w:drawing>
          <wp:inline distT="0" distB="0" distL="0" distR="0" wp14:anchorId="15FDB760" wp14:editId="4170AA9A">
            <wp:extent cx="5579110" cy="24072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110" cy="2407285"/>
                    </a:xfrm>
                    <a:prstGeom prst="rect">
                      <a:avLst/>
                    </a:prstGeom>
                  </pic:spPr>
                </pic:pic>
              </a:graphicData>
            </a:graphic>
          </wp:inline>
        </w:drawing>
      </w:r>
    </w:p>
    <w:p w14:paraId="51909B9D" w14:textId="4DE1E749" w:rsidR="007410BB" w:rsidRPr="00F1046E" w:rsidRDefault="00347E31" w:rsidP="00347E31">
      <w:pPr>
        <w:jc w:val="center"/>
        <w:rPr>
          <w:rFonts w:ascii="楷体" w:eastAsia="楷体" w:hAnsi="楷体"/>
          <w:rPrChange w:id="816" w:author="王同罕" w:date="2019-05-04T16:51:00Z">
            <w:rPr/>
          </w:rPrChange>
        </w:rPr>
      </w:pPr>
      <w:r w:rsidRPr="00F1046E">
        <w:rPr>
          <w:rFonts w:ascii="楷体" w:eastAsia="楷体" w:hAnsi="楷体"/>
          <w:rPrChange w:id="817" w:author="王同罕" w:date="2019-05-04T16:51:00Z">
            <w:rPr/>
          </w:rPrChange>
        </w:rPr>
        <w:t>图 6.</w:t>
      </w:r>
      <w:del w:id="818" w:author="王同罕" w:date="2019-05-04T16:51:00Z">
        <w:r w:rsidRPr="00F1046E" w:rsidDel="00F1046E">
          <w:rPr>
            <w:rFonts w:ascii="楷体" w:eastAsia="楷体" w:hAnsi="楷体"/>
            <w:rPrChange w:id="819" w:author="王同罕" w:date="2019-05-04T16:51:00Z">
              <w:rPr/>
            </w:rPrChange>
          </w:rPr>
          <w:delText>4.1.9</w:delText>
        </w:r>
      </w:del>
      <w:ins w:id="820" w:author="王同罕" w:date="2019-05-04T16:51:00Z">
        <w:r w:rsidR="00F1046E" w:rsidRPr="00F1046E">
          <w:rPr>
            <w:rFonts w:ascii="楷体" w:eastAsia="楷体" w:hAnsi="楷体"/>
            <w:rPrChange w:id="821" w:author="王同罕" w:date="2019-05-04T16:51:00Z">
              <w:rPr/>
            </w:rPrChange>
          </w:rPr>
          <w:t>11</w:t>
        </w:r>
      </w:ins>
      <w:r w:rsidRPr="00F1046E">
        <w:rPr>
          <w:rFonts w:ascii="楷体" w:eastAsia="楷体" w:hAnsi="楷体"/>
          <w:rPrChange w:id="822" w:author="王同罕" w:date="2019-05-04T16:51:00Z">
            <w:rPr/>
          </w:rPrChange>
        </w:rPr>
        <w:t xml:space="preserve"> 个人主页</w:t>
      </w:r>
    </w:p>
    <w:p w14:paraId="33AEAEAD" w14:textId="77777777" w:rsidR="00347E31" w:rsidRDefault="00347E31" w:rsidP="00347E31">
      <w:pPr>
        <w:jc w:val="center"/>
      </w:pPr>
      <w:r>
        <w:rPr>
          <w:noProof/>
        </w:rPr>
        <w:lastRenderedPageBreak/>
        <w:drawing>
          <wp:inline distT="0" distB="0" distL="0" distR="0" wp14:anchorId="1A4DAFC9" wp14:editId="315D83B1">
            <wp:extent cx="5579110" cy="27209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110" cy="2720975"/>
                    </a:xfrm>
                    <a:prstGeom prst="rect">
                      <a:avLst/>
                    </a:prstGeom>
                  </pic:spPr>
                </pic:pic>
              </a:graphicData>
            </a:graphic>
          </wp:inline>
        </w:drawing>
      </w:r>
    </w:p>
    <w:p w14:paraId="4F6FF81E" w14:textId="6481A445" w:rsidR="00347E31" w:rsidRPr="00F1046E" w:rsidRDefault="00347E31" w:rsidP="00347E31">
      <w:pPr>
        <w:jc w:val="center"/>
        <w:rPr>
          <w:rFonts w:ascii="楷体" w:eastAsia="楷体" w:hAnsi="楷体"/>
          <w:rPrChange w:id="823" w:author="王同罕" w:date="2019-05-04T16:51:00Z">
            <w:rPr/>
          </w:rPrChange>
        </w:rPr>
      </w:pPr>
      <w:r w:rsidRPr="00F1046E">
        <w:rPr>
          <w:rFonts w:ascii="楷体" w:eastAsia="楷体" w:hAnsi="楷体" w:hint="eastAsia"/>
          <w:rPrChange w:id="824" w:author="王同罕" w:date="2019-05-04T16:51:00Z">
            <w:rPr>
              <w:rFonts w:hint="eastAsia"/>
            </w:rPr>
          </w:rPrChange>
        </w:rPr>
        <w:t>图</w:t>
      </w:r>
      <w:r w:rsidRPr="00F1046E">
        <w:rPr>
          <w:rFonts w:ascii="楷体" w:eastAsia="楷体" w:hAnsi="楷体"/>
          <w:rPrChange w:id="825" w:author="王同罕" w:date="2019-05-04T16:51:00Z">
            <w:rPr/>
          </w:rPrChange>
        </w:rPr>
        <w:t xml:space="preserve"> 6.</w:t>
      </w:r>
      <w:del w:id="826" w:author="王同罕" w:date="2019-05-04T16:51:00Z">
        <w:r w:rsidRPr="00F1046E" w:rsidDel="00F1046E">
          <w:rPr>
            <w:rFonts w:ascii="楷体" w:eastAsia="楷体" w:hAnsi="楷体"/>
            <w:rPrChange w:id="827" w:author="王同罕" w:date="2019-05-04T16:51:00Z">
              <w:rPr/>
            </w:rPrChange>
          </w:rPr>
          <w:delText>4.1.10</w:delText>
        </w:r>
      </w:del>
      <w:ins w:id="828" w:author="王同罕" w:date="2019-05-04T16:51:00Z">
        <w:r w:rsidR="00F1046E" w:rsidRPr="00F1046E">
          <w:rPr>
            <w:rFonts w:ascii="楷体" w:eastAsia="楷体" w:hAnsi="楷体"/>
            <w:rPrChange w:id="829" w:author="王同罕" w:date="2019-05-04T16:51:00Z">
              <w:rPr/>
            </w:rPrChange>
          </w:rPr>
          <w:t>12</w:t>
        </w:r>
      </w:ins>
      <w:r w:rsidRPr="00F1046E">
        <w:rPr>
          <w:rFonts w:ascii="楷体" w:eastAsia="楷体" w:hAnsi="楷体"/>
          <w:rPrChange w:id="830" w:author="王同罕" w:date="2019-05-04T16:51:00Z">
            <w:rPr/>
          </w:rPrChange>
        </w:rPr>
        <w:t xml:space="preserve"> 消息页面</w:t>
      </w:r>
    </w:p>
    <w:p w14:paraId="158E6580" w14:textId="77777777" w:rsidR="00347E31" w:rsidRPr="003C242D" w:rsidRDefault="00347E31">
      <w:pPr>
        <w:spacing w:line="300" w:lineRule="auto"/>
        <w:rPr>
          <w:rFonts w:ascii="宋体" w:eastAsia="宋体" w:hAnsi="宋体"/>
          <w:sz w:val="24"/>
          <w:szCs w:val="24"/>
        </w:rPr>
        <w:pPrChange w:id="831" w:author="王同罕" w:date="2019-05-04T16:51:00Z">
          <w:pPr/>
        </w:pPrChange>
      </w:pPr>
      <w:r w:rsidRPr="003C242D">
        <w:rPr>
          <w:rFonts w:ascii="宋体" w:eastAsia="宋体" w:hAnsi="宋体"/>
          <w:sz w:val="24"/>
          <w:szCs w:val="24"/>
        </w:rPr>
        <w:t>其他的功能测试就不一一展示了</w:t>
      </w:r>
      <w:r w:rsidRPr="003C242D">
        <w:rPr>
          <w:rFonts w:ascii="宋体" w:eastAsia="宋体" w:hAnsi="宋体" w:hint="eastAsia"/>
          <w:sz w:val="24"/>
          <w:szCs w:val="24"/>
        </w:rPr>
        <w:t>。</w:t>
      </w:r>
    </w:p>
    <w:p w14:paraId="12D8A7BC" w14:textId="77777777" w:rsidR="00347E31" w:rsidRPr="003C242D" w:rsidRDefault="00347E31">
      <w:pPr>
        <w:spacing w:line="300" w:lineRule="auto"/>
        <w:rPr>
          <w:rFonts w:ascii="宋体" w:eastAsia="宋体" w:hAnsi="宋体"/>
          <w:sz w:val="24"/>
          <w:szCs w:val="24"/>
        </w:rPr>
        <w:pPrChange w:id="832" w:author="王同罕" w:date="2019-05-04T16:52:00Z">
          <w:pPr/>
        </w:pPrChange>
      </w:pPr>
      <w:r w:rsidRPr="003C242D">
        <w:rPr>
          <w:rFonts w:ascii="宋体" w:eastAsia="宋体" w:hAnsi="宋体" w:hint="eastAsia"/>
          <w:sz w:val="24"/>
          <w:szCs w:val="24"/>
        </w:rPr>
        <w:t>（5）</w:t>
      </w:r>
      <w:del w:id="833" w:author="王同罕" w:date="2019-05-04T16:51:00Z">
        <w:r w:rsidRPr="003C242D" w:rsidDel="00F1046E">
          <w:rPr>
            <w:rFonts w:ascii="宋体" w:eastAsia="宋体" w:hAnsi="宋体" w:hint="eastAsia"/>
            <w:sz w:val="24"/>
            <w:szCs w:val="24"/>
          </w:rPr>
          <w:delText>、</w:delText>
        </w:r>
      </w:del>
      <w:r w:rsidRPr="003C242D">
        <w:rPr>
          <w:rFonts w:ascii="宋体" w:eastAsia="宋体" w:hAnsi="宋体" w:hint="eastAsia"/>
          <w:sz w:val="24"/>
          <w:szCs w:val="24"/>
        </w:rPr>
        <w:t>忘记密码功能测试，这个功能需要用药QQ</w:t>
      </w:r>
      <w:r w:rsidRPr="003C242D">
        <w:rPr>
          <w:rFonts w:ascii="宋体" w:eastAsia="宋体" w:hAnsi="宋体"/>
          <w:sz w:val="24"/>
          <w:szCs w:val="24"/>
        </w:rPr>
        <w:t>邮箱</w:t>
      </w:r>
      <w:r w:rsidRPr="003C242D">
        <w:rPr>
          <w:rFonts w:ascii="宋体" w:eastAsia="宋体" w:hAnsi="宋体" w:hint="eastAsia"/>
          <w:sz w:val="24"/>
          <w:szCs w:val="24"/>
        </w:rPr>
        <w:t>，</w:t>
      </w:r>
      <w:r w:rsidRPr="003C242D">
        <w:rPr>
          <w:rFonts w:ascii="宋体" w:eastAsia="宋体" w:hAnsi="宋体"/>
          <w:sz w:val="24"/>
          <w:szCs w:val="24"/>
        </w:rPr>
        <w:t>目前使用测试账号测试</w:t>
      </w:r>
      <w:r w:rsidR="009B54E7" w:rsidRPr="003C242D">
        <w:rPr>
          <w:rFonts w:ascii="宋体" w:eastAsia="宋体" w:hAnsi="宋体"/>
          <w:sz w:val="24"/>
          <w:szCs w:val="24"/>
        </w:rPr>
        <w:t>并未发现太大问题</w:t>
      </w:r>
      <w:r w:rsidR="009B54E7" w:rsidRPr="003C242D">
        <w:rPr>
          <w:rFonts w:ascii="宋体" w:eastAsia="宋体" w:hAnsi="宋体" w:hint="eastAsia"/>
          <w:sz w:val="24"/>
          <w:szCs w:val="24"/>
        </w:rPr>
        <w:t>：</w:t>
      </w:r>
    </w:p>
    <w:p w14:paraId="1CA78EAC" w14:textId="77777777" w:rsidR="009B54E7" w:rsidRDefault="009B54E7" w:rsidP="009B54E7">
      <w:pPr>
        <w:jc w:val="center"/>
      </w:pPr>
      <w:r>
        <w:rPr>
          <w:noProof/>
        </w:rPr>
        <w:drawing>
          <wp:inline distT="0" distB="0" distL="0" distR="0" wp14:anchorId="6B91F6B0" wp14:editId="59B1B286">
            <wp:extent cx="5579110" cy="27260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110" cy="2726055"/>
                    </a:xfrm>
                    <a:prstGeom prst="rect">
                      <a:avLst/>
                    </a:prstGeom>
                  </pic:spPr>
                </pic:pic>
              </a:graphicData>
            </a:graphic>
          </wp:inline>
        </w:drawing>
      </w:r>
    </w:p>
    <w:p w14:paraId="631918E0" w14:textId="5A8264D3" w:rsidR="009B54E7" w:rsidRPr="00F1046E" w:rsidRDefault="009B54E7" w:rsidP="009B54E7">
      <w:pPr>
        <w:jc w:val="center"/>
        <w:rPr>
          <w:rFonts w:ascii="楷体" w:eastAsia="楷体" w:hAnsi="楷体"/>
          <w:rPrChange w:id="834" w:author="王同罕" w:date="2019-05-04T16:52:00Z">
            <w:rPr/>
          </w:rPrChange>
        </w:rPr>
      </w:pPr>
      <w:r w:rsidRPr="00F1046E">
        <w:rPr>
          <w:rFonts w:ascii="楷体" w:eastAsia="楷体" w:hAnsi="楷体"/>
          <w:rPrChange w:id="835" w:author="王同罕" w:date="2019-05-04T16:52:00Z">
            <w:rPr/>
          </w:rPrChange>
        </w:rPr>
        <w:t>图 6.</w:t>
      </w:r>
      <w:del w:id="836" w:author="王同罕" w:date="2019-05-04T16:52:00Z">
        <w:r w:rsidRPr="00F1046E" w:rsidDel="00F1046E">
          <w:rPr>
            <w:rFonts w:ascii="楷体" w:eastAsia="楷体" w:hAnsi="楷体"/>
            <w:rPrChange w:id="837" w:author="王同罕" w:date="2019-05-04T16:52:00Z">
              <w:rPr/>
            </w:rPrChange>
          </w:rPr>
          <w:delText>4.1.11</w:delText>
        </w:r>
      </w:del>
      <w:ins w:id="838" w:author="王同罕" w:date="2019-05-04T16:52:00Z">
        <w:r w:rsidR="00F1046E" w:rsidRPr="00F1046E">
          <w:rPr>
            <w:rFonts w:ascii="楷体" w:eastAsia="楷体" w:hAnsi="楷体"/>
            <w:rPrChange w:id="839" w:author="王同罕" w:date="2019-05-04T16:52:00Z">
              <w:rPr/>
            </w:rPrChange>
          </w:rPr>
          <w:t>13</w:t>
        </w:r>
      </w:ins>
      <w:r w:rsidRPr="00F1046E">
        <w:rPr>
          <w:rFonts w:ascii="楷体" w:eastAsia="楷体" w:hAnsi="楷体"/>
          <w:rPrChange w:id="840" w:author="王同罕" w:date="2019-05-04T16:52:00Z">
            <w:rPr/>
          </w:rPrChange>
        </w:rPr>
        <w:t xml:space="preserve"> 找回密码测试</w:t>
      </w:r>
    </w:p>
    <w:p w14:paraId="54DC32A6" w14:textId="77777777" w:rsidR="009B54E7" w:rsidRPr="003C242D" w:rsidRDefault="009B54E7">
      <w:pPr>
        <w:spacing w:line="300" w:lineRule="auto"/>
        <w:ind w:firstLineChars="200" w:firstLine="480"/>
        <w:rPr>
          <w:rFonts w:ascii="宋体" w:eastAsia="宋体" w:hAnsi="宋体"/>
          <w:sz w:val="24"/>
          <w:szCs w:val="24"/>
        </w:rPr>
        <w:pPrChange w:id="841" w:author="王同罕" w:date="2019-05-04T16:52:00Z">
          <w:pPr/>
        </w:pPrChange>
      </w:pPr>
      <w:r w:rsidRPr="003C242D">
        <w:rPr>
          <w:rFonts w:ascii="宋体" w:eastAsia="宋体" w:hAnsi="宋体"/>
          <w:sz w:val="24"/>
          <w:szCs w:val="24"/>
        </w:rPr>
        <w:t>去邮箱可以找到简易社区发送过来的密码邮件啦</w:t>
      </w:r>
      <w:r w:rsidRPr="003C242D">
        <w:rPr>
          <w:rFonts w:ascii="宋体" w:eastAsia="宋体" w:hAnsi="宋体" w:hint="eastAsia"/>
          <w:sz w:val="24"/>
          <w:szCs w:val="24"/>
        </w:rPr>
        <w:t>！</w:t>
      </w:r>
    </w:p>
    <w:p w14:paraId="1E8FEC03" w14:textId="77777777" w:rsidR="009B54E7" w:rsidRPr="003C242D" w:rsidRDefault="009B54E7">
      <w:pPr>
        <w:spacing w:line="300" w:lineRule="auto"/>
        <w:ind w:firstLineChars="200" w:firstLine="480"/>
        <w:rPr>
          <w:rFonts w:ascii="宋体" w:eastAsia="宋体" w:hAnsi="宋体"/>
          <w:sz w:val="24"/>
          <w:szCs w:val="24"/>
        </w:rPr>
        <w:pPrChange w:id="842" w:author="王同罕" w:date="2019-05-04T16:52:00Z">
          <w:pPr/>
        </w:pPrChange>
      </w:pPr>
      <w:r w:rsidRPr="003C242D">
        <w:rPr>
          <w:rFonts w:ascii="宋体" w:eastAsia="宋体" w:hAnsi="宋体"/>
          <w:sz w:val="24"/>
          <w:szCs w:val="24"/>
        </w:rPr>
        <w:t>交流模块的主要功能测试基本完毕</w:t>
      </w:r>
      <w:r w:rsidRPr="003C242D">
        <w:rPr>
          <w:rFonts w:ascii="宋体" w:eastAsia="宋体" w:hAnsi="宋体" w:hint="eastAsia"/>
          <w:sz w:val="24"/>
          <w:szCs w:val="24"/>
        </w:rPr>
        <w:t>。</w:t>
      </w:r>
    </w:p>
    <w:p w14:paraId="125E038A" w14:textId="77777777" w:rsidR="007A0194" w:rsidRDefault="007A0194" w:rsidP="007A0194">
      <w:pPr>
        <w:pStyle w:val="3"/>
      </w:pPr>
      <w:bookmarkStart w:id="843" w:name="_Toc7028485"/>
      <w:r>
        <w:rPr>
          <w:rFonts w:hint="eastAsia"/>
        </w:rPr>
        <w:t>6</w:t>
      </w:r>
      <w:r>
        <w:t>.</w:t>
      </w:r>
      <w:r w:rsidR="000437DF">
        <w:t>4</w:t>
      </w:r>
      <w:r>
        <w:t xml:space="preserve">.2  </w:t>
      </w:r>
      <w:r>
        <w:t>管理模块测试结果</w:t>
      </w:r>
      <w:bookmarkEnd w:id="843"/>
    </w:p>
    <w:p w14:paraId="3BBA6D72" w14:textId="77777777" w:rsidR="001257FF" w:rsidRPr="003C242D" w:rsidRDefault="001257FF">
      <w:pPr>
        <w:spacing w:line="300" w:lineRule="auto"/>
        <w:ind w:firstLineChars="200" w:firstLine="480"/>
        <w:rPr>
          <w:rFonts w:ascii="宋体" w:eastAsia="宋体" w:hAnsi="宋体"/>
          <w:sz w:val="24"/>
          <w:szCs w:val="24"/>
        </w:rPr>
        <w:pPrChange w:id="844" w:author="王同罕" w:date="2019-05-04T16:52:00Z">
          <w:pPr/>
        </w:pPrChange>
      </w:pPr>
      <w:r w:rsidRPr="003C242D">
        <w:rPr>
          <w:rFonts w:ascii="宋体" w:eastAsia="宋体" w:hAnsi="宋体" w:hint="eastAsia"/>
          <w:sz w:val="24"/>
          <w:szCs w:val="24"/>
        </w:rPr>
        <w:t>管理员虽然有两个大模块的权限，但交流模块基本不怎么使用，主要管理普通管理模块，普通管理分为三个功能：置顶、加精、发布公告：</w:t>
      </w:r>
    </w:p>
    <w:p w14:paraId="7A057D9C" w14:textId="77777777" w:rsidR="001257FF" w:rsidRDefault="001257FF" w:rsidP="001257FF">
      <w:pPr>
        <w:jc w:val="center"/>
        <w:rPr>
          <w:ins w:id="845" w:author="王同罕" w:date="2019-05-04T16:53:00Z"/>
        </w:rPr>
      </w:pPr>
      <w:r>
        <w:rPr>
          <w:noProof/>
        </w:rPr>
        <w:lastRenderedPageBreak/>
        <w:drawing>
          <wp:inline distT="0" distB="0" distL="0" distR="0" wp14:anchorId="111AB0CC" wp14:editId="47FD4E16">
            <wp:extent cx="5579110" cy="16002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110" cy="1600200"/>
                    </a:xfrm>
                    <a:prstGeom prst="rect">
                      <a:avLst/>
                    </a:prstGeom>
                  </pic:spPr>
                </pic:pic>
              </a:graphicData>
            </a:graphic>
          </wp:inline>
        </w:drawing>
      </w:r>
    </w:p>
    <w:p w14:paraId="34397EF8" w14:textId="7137E673" w:rsidR="00F1046E" w:rsidRPr="00F1046E" w:rsidRDefault="00F1046E" w:rsidP="001257FF">
      <w:pPr>
        <w:jc w:val="center"/>
        <w:rPr>
          <w:rFonts w:ascii="楷体" w:eastAsia="楷体" w:hAnsi="楷体"/>
          <w:rPrChange w:id="846" w:author="王同罕" w:date="2019-05-04T16:53:00Z">
            <w:rPr/>
          </w:rPrChange>
        </w:rPr>
      </w:pPr>
      <w:ins w:id="847" w:author="王同罕" w:date="2019-05-04T16:53:00Z">
        <w:r w:rsidRPr="00F1046E">
          <w:rPr>
            <w:rFonts w:ascii="楷体" w:eastAsia="楷体" w:hAnsi="楷体"/>
            <w:rPrChange w:id="848" w:author="王同罕" w:date="2019-05-04T16:53:00Z">
              <w:rPr/>
            </w:rPrChange>
          </w:rPr>
          <w:t>图6.14 图名？</w:t>
        </w:r>
      </w:ins>
    </w:p>
    <w:p w14:paraId="3FB0C9A6" w14:textId="77777777" w:rsidR="001257FF" w:rsidRDefault="001257FF" w:rsidP="001257FF">
      <w:pPr>
        <w:jc w:val="center"/>
        <w:rPr>
          <w:ins w:id="849" w:author="王同罕" w:date="2019-05-04T16:53:00Z"/>
        </w:rPr>
      </w:pPr>
      <w:r>
        <w:rPr>
          <w:noProof/>
        </w:rPr>
        <w:drawing>
          <wp:inline distT="0" distB="0" distL="0" distR="0" wp14:anchorId="5BA982E0" wp14:editId="110E9FE6">
            <wp:extent cx="5579110" cy="16395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110" cy="1639570"/>
                    </a:xfrm>
                    <a:prstGeom prst="rect">
                      <a:avLst/>
                    </a:prstGeom>
                  </pic:spPr>
                </pic:pic>
              </a:graphicData>
            </a:graphic>
          </wp:inline>
        </w:drawing>
      </w:r>
    </w:p>
    <w:p w14:paraId="0C007FAD" w14:textId="3D75AAEE" w:rsidR="00F1046E" w:rsidRPr="00FD1A1D" w:rsidRDefault="00F1046E" w:rsidP="00F1046E">
      <w:pPr>
        <w:jc w:val="center"/>
        <w:rPr>
          <w:ins w:id="850" w:author="王同罕" w:date="2019-05-04T16:53:00Z"/>
          <w:rFonts w:ascii="楷体" w:eastAsia="楷体" w:hAnsi="楷体"/>
        </w:rPr>
      </w:pPr>
      <w:ins w:id="851" w:author="王同罕" w:date="2019-05-04T16:53:00Z">
        <w:r w:rsidRPr="00FD1A1D">
          <w:rPr>
            <w:rFonts w:ascii="楷体" w:eastAsia="楷体" w:hAnsi="楷体"/>
          </w:rPr>
          <w:t>图6.1</w:t>
        </w:r>
        <w:r>
          <w:rPr>
            <w:rFonts w:ascii="楷体" w:eastAsia="楷体" w:hAnsi="楷体"/>
          </w:rPr>
          <w:t>5</w:t>
        </w:r>
        <w:r w:rsidRPr="00FD1A1D">
          <w:rPr>
            <w:rFonts w:ascii="楷体" w:eastAsia="楷体" w:hAnsi="楷体"/>
          </w:rPr>
          <w:t xml:space="preserve"> 图名？</w:t>
        </w:r>
      </w:ins>
    </w:p>
    <w:p w14:paraId="49271C59" w14:textId="77777777" w:rsidR="00F1046E" w:rsidRDefault="00F1046E" w:rsidP="001257FF">
      <w:pPr>
        <w:jc w:val="center"/>
      </w:pPr>
    </w:p>
    <w:p w14:paraId="7C34C86E" w14:textId="77777777" w:rsidR="001257FF" w:rsidRDefault="001257FF" w:rsidP="001257FF">
      <w:pPr>
        <w:jc w:val="center"/>
      </w:pPr>
      <w:r>
        <w:rPr>
          <w:noProof/>
        </w:rPr>
        <w:drawing>
          <wp:inline distT="0" distB="0" distL="0" distR="0" wp14:anchorId="7918E9D5" wp14:editId="4BCF81D2">
            <wp:extent cx="5579110" cy="29864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110" cy="2986405"/>
                    </a:xfrm>
                    <a:prstGeom prst="rect">
                      <a:avLst/>
                    </a:prstGeom>
                  </pic:spPr>
                </pic:pic>
              </a:graphicData>
            </a:graphic>
          </wp:inline>
        </w:drawing>
      </w:r>
    </w:p>
    <w:p w14:paraId="0FFA3015" w14:textId="39933A8A" w:rsidR="001257FF" w:rsidRPr="00BD6BBD" w:rsidRDefault="001257FF" w:rsidP="001257FF">
      <w:pPr>
        <w:jc w:val="center"/>
        <w:rPr>
          <w:rFonts w:ascii="楷体" w:eastAsia="楷体" w:hAnsi="楷体"/>
          <w:rPrChange w:id="852" w:author="王同罕" w:date="2019-05-04T16:53:00Z">
            <w:rPr/>
          </w:rPrChange>
        </w:rPr>
      </w:pPr>
      <w:r w:rsidRPr="00BD6BBD">
        <w:rPr>
          <w:rFonts w:ascii="楷体" w:eastAsia="楷体" w:hAnsi="楷体"/>
          <w:rPrChange w:id="853" w:author="王同罕" w:date="2019-05-04T16:53:00Z">
            <w:rPr/>
          </w:rPrChange>
        </w:rPr>
        <w:t>图 6.</w:t>
      </w:r>
      <w:del w:id="854" w:author="王同罕" w:date="2019-05-04T16:53:00Z">
        <w:r w:rsidRPr="00BD6BBD" w:rsidDel="00BD6BBD">
          <w:rPr>
            <w:rFonts w:ascii="楷体" w:eastAsia="楷体" w:hAnsi="楷体"/>
            <w:rPrChange w:id="855" w:author="王同罕" w:date="2019-05-04T16:53:00Z">
              <w:rPr/>
            </w:rPrChange>
          </w:rPr>
          <w:delText>4.2.1</w:delText>
        </w:r>
      </w:del>
      <w:ins w:id="856" w:author="王同罕" w:date="2019-05-04T16:53:00Z">
        <w:r w:rsidR="00BD6BBD" w:rsidRPr="00BD6BBD">
          <w:rPr>
            <w:rFonts w:ascii="楷体" w:eastAsia="楷体" w:hAnsi="楷体"/>
            <w:rPrChange w:id="857" w:author="王同罕" w:date="2019-05-04T16:53:00Z">
              <w:rPr/>
            </w:rPrChange>
          </w:rPr>
          <w:t>16</w:t>
        </w:r>
      </w:ins>
      <w:r w:rsidRPr="00BD6BBD">
        <w:rPr>
          <w:rFonts w:ascii="楷体" w:eastAsia="楷体" w:hAnsi="楷体"/>
          <w:rPrChange w:id="858" w:author="王同罕" w:date="2019-05-04T16:53:00Z">
            <w:rPr/>
          </w:rPrChange>
        </w:rPr>
        <w:t xml:space="preserve"> 置顶</w:t>
      </w:r>
      <w:r w:rsidRPr="00BD6BBD">
        <w:rPr>
          <w:rFonts w:ascii="楷体" w:eastAsia="楷体" w:hAnsi="楷体" w:hint="eastAsia"/>
          <w:rPrChange w:id="859" w:author="王同罕" w:date="2019-05-04T16:53:00Z">
            <w:rPr>
              <w:rFonts w:hint="eastAsia"/>
            </w:rPr>
          </w:rPrChange>
        </w:rPr>
        <w:t>、</w:t>
      </w:r>
      <w:r w:rsidRPr="00BD6BBD">
        <w:rPr>
          <w:rFonts w:ascii="楷体" w:eastAsia="楷体" w:hAnsi="楷体"/>
          <w:rPrChange w:id="860" w:author="王同罕" w:date="2019-05-04T16:53:00Z">
            <w:rPr/>
          </w:rPrChange>
        </w:rPr>
        <w:t>加精</w:t>
      </w:r>
      <w:r w:rsidRPr="00BD6BBD">
        <w:rPr>
          <w:rFonts w:ascii="楷体" w:eastAsia="楷体" w:hAnsi="楷体" w:hint="eastAsia"/>
          <w:rPrChange w:id="861" w:author="王同罕" w:date="2019-05-04T16:53:00Z">
            <w:rPr>
              <w:rFonts w:hint="eastAsia"/>
            </w:rPr>
          </w:rPrChange>
        </w:rPr>
        <w:t>、</w:t>
      </w:r>
      <w:r w:rsidRPr="00BD6BBD">
        <w:rPr>
          <w:rFonts w:ascii="楷体" w:eastAsia="楷体" w:hAnsi="楷体"/>
          <w:rPrChange w:id="862" w:author="王同罕" w:date="2019-05-04T16:53:00Z">
            <w:rPr/>
          </w:rPrChange>
        </w:rPr>
        <w:t>发布公告功能测试截图</w:t>
      </w:r>
    </w:p>
    <w:p w14:paraId="0C133C85" w14:textId="77777777" w:rsidR="001257FF" w:rsidRPr="003C242D" w:rsidRDefault="001257FF">
      <w:pPr>
        <w:spacing w:line="300" w:lineRule="auto"/>
        <w:rPr>
          <w:rFonts w:ascii="宋体" w:eastAsia="宋体" w:hAnsi="宋体"/>
          <w:sz w:val="24"/>
          <w:szCs w:val="24"/>
        </w:rPr>
        <w:pPrChange w:id="863" w:author="王同罕" w:date="2019-05-04T16:53:00Z">
          <w:pPr/>
        </w:pPrChange>
      </w:pPr>
      <w:r w:rsidRPr="003C242D">
        <w:rPr>
          <w:rFonts w:ascii="宋体" w:eastAsia="宋体" w:hAnsi="宋体"/>
          <w:sz w:val="24"/>
          <w:szCs w:val="24"/>
        </w:rPr>
        <w:t>测试结果一切正常</w:t>
      </w:r>
      <w:r w:rsidRPr="003C242D">
        <w:rPr>
          <w:rFonts w:ascii="宋体" w:eastAsia="宋体" w:hAnsi="宋体" w:hint="eastAsia"/>
          <w:sz w:val="24"/>
          <w:szCs w:val="24"/>
        </w:rPr>
        <w:t>。</w:t>
      </w:r>
    </w:p>
    <w:p w14:paraId="59057835" w14:textId="77777777" w:rsidR="007A0194" w:rsidRDefault="007A0194" w:rsidP="007A0194">
      <w:pPr>
        <w:pStyle w:val="3"/>
      </w:pPr>
      <w:bookmarkStart w:id="864" w:name="_Toc7028486"/>
      <w:r>
        <w:rPr>
          <w:rFonts w:hint="eastAsia"/>
        </w:rPr>
        <w:lastRenderedPageBreak/>
        <w:t>6</w:t>
      </w:r>
      <w:r>
        <w:t>.</w:t>
      </w:r>
      <w:r w:rsidR="000437DF">
        <w:t>4</w:t>
      </w:r>
      <w:r>
        <w:t xml:space="preserve">.3  </w:t>
      </w:r>
      <w:r>
        <w:t>超级管理模块测试结果</w:t>
      </w:r>
      <w:bookmarkEnd w:id="864"/>
    </w:p>
    <w:p w14:paraId="41E16471" w14:textId="77777777" w:rsidR="001257FF" w:rsidRPr="003C242D" w:rsidRDefault="001257FF">
      <w:pPr>
        <w:spacing w:line="300" w:lineRule="auto"/>
        <w:ind w:firstLineChars="200" w:firstLine="480"/>
        <w:rPr>
          <w:rFonts w:ascii="宋体" w:eastAsia="宋体" w:hAnsi="宋体"/>
          <w:sz w:val="24"/>
          <w:szCs w:val="24"/>
        </w:rPr>
        <w:pPrChange w:id="865" w:author="王同罕" w:date="2019-05-04T16:54:00Z">
          <w:pPr/>
        </w:pPrChange>
      </w:pPr>
      <w:r w:rsidRPr="003C242D">
        <w:rPr>
          <w:rFonts w:ascii="宋体" w:eastAsia="宋体" w:hAnsi="宋体" w:hint="eastAsia"/>
          <w:sz w:val="24"/>
          <w:szCs w:val="24"/>
        </w:rPr>
        <w:t>超级管理员与管理员差不多，主管超级管理模块，该模块分为两个功能：权限人员管理，以及管理帖子类型，能够提升或者降低用户的权限，也有快速查询功能：</w:t>
      </w:r>
    </w:p>
    <w:p w14:paraId="7ED71F0F" w14:textId="77777777" w:rsidR="001257FF" w:rsidRDefault="001257FF" w:rsidP="001257FF">
      <w:pPr>
        <w:jc w:val="center"/>
      </w:pPr>
      <w:r>
        <w:rPr>
          <w:noProof/>
        </w:rPr>
        <w:drawing>
          <wp:inline distT="0" distB="0" distL="0" distR="0" wp14:anchorId="72B42F6D" wp14:editId="058C5626">
            <wp:extent cx="5579110" cy="22574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110" cy="2257425"/>
                    </a:xfrm>
                    <a:prstGeom prst="rect">
                      <a:avLst/>
                    </a:prstGeom>
                  </pic:spPr>
                </pic:pic>
              </a:graphicData>
            </a:graphic>
          </wp:inline>
        </w:drawing>
      </w:r>
    </w:p>
    <w:p w14:paraId="1DCF84C0" w14:textId="35B14753" w:rsidR="001257FF" w:rsidRPr="00BD6BBD" w:rsidRDefault="001257FF" w:rsidP="001257FF">
      <w:pPr>
        <w:jc w:val="center"/>
        <w:rPr>
          <w:rFonts w:ascii="楷体" w:eastAsia="楷体" w:hAnsi="楷体"/>
          <w:rPrChange w:id="866" w:author="王同罕" w:date="2019-05-04T16:55:00Z">
            <w:rPr/>
          </w:rPrChange>
        </w:rPr>
      </w:pPr>
      <w:r w:rsidRPr="00BD6BBD">
        <w:rPr>
          <w:rFonts w:ascii="楷体" w:eastAsia="楷体" w:hAnsi="楷体"/>
          <w:rPrChange w:id="867" w:author="王同罕" w:date="2019-05-04T16:55:00Z">
            <w:rPr/>
          </w:rPrChange>
        </w:rPr>
        <w:t>图 6.</w:t>
      </w:r>
      <w:del w:id="868" w:author="王同罕" w:date="2019-05-04T16:54:00Z">
        <w:r w:rsidRPr="00BD6BBD" w:rsidDel="00BD6BBD">
          <w:rPr>
            <w:rFonts w:ascii="楷体" w:eastAsia="楷体" w:hAnsi="楷体"/>
            <w:rPrChange w:id="869" w:author="王同罕" w:date="2019-05-04T16:55:00Z">
              <w:rPr/>
            </w:rPrChange>
          </w:rPr>
          <w:delText>4.3.1</w:delText>
        </w:r>
      </w:del>
      <w:ins w:id="870" w:author="王同罕" w:date="2019-05-04T16:54:00Z">
        <w:r w:rsidR="00BD6BBD" w:rsidRPr="00BD6BBD">
          <w:rPr>
            <w:rFonts w:ascii="楷体" w:eastAsia="楷体" w:hAnsi="楷体"/>
            <w:rPrChange w:id="871" w:author="王同罕" w:date="2019-05-04T16:55:00Z">
              <w:rPr/>
            </w:rPrChange>
          </w:rPr>
          <w:t>17</w:t>
        </w:r>
      </w:ins>
      <w:r w:rsidRPr="00BD6BBD">
        <w:rPr>
          <w:rFonts w:ascii="楷体" w:eastAsia="楷体" w:hAnsi="楷体"/>
          <w:rPrChange w:id="872" w:author="王同罕" w:date="2019-05-04T16:55:00Z">
            <w:rPr/>
          </w:rPrChange>
        </w:rPr>
        <w:t xml:space="preserve"> 修改人员权限测试截图</w:t>
      </w:r>
    </w:p>
    <w:p w14:paraId="3D248ECB" w14:textId="77777777" w:rsidR="00920A1C" w:rsidRPr="003C242D" w:rsidRDefault="00920A1C">
      <w:pPr>
        <w:spacing w:line="300" w:lineRule="auto"/>
        <w:rPr>
          <w:rFonts w:ascii="宋体" w:eastAsia="宋体" w:hAnsi="宋体"/>
          <w:sz w:val="24"/>
          <w:szCs w:val="24"/>
        </w:rPr>
        <w:pPrChange w:id="873" w:author="王同罕" w:date="2019-05-04T16:54:00Z">
          <w:pPr/>
        </w:pPrChange>
      </w:pPr>
      <w:r w:rsidRPr="003C242D">
        <w:rPr>
          <w:rFonts w:ascii="宋体" w:eastAsia="宋体" w:hAnsi="宋体"/>
          <w:sz w:val="24"/>
          <w:szCs w:val="24"/>
        </w:rPr>
        <w:t>紧接着就是最后一个功能的测试了</w:t>
      </w:r>
      <w:r w:rsidRPr="003C242D">
        <w:rPr>
          <w:rFonts w:ascii="宋体" w:eastAsia="宋体" w:hAnsi="宋体" w:hint="eastAsia"/>
          <w:sz w:val="24"/>
          <w:szCs w:val="24"/>
        </w:rPr>
        <w:t>----</w:t>
      </w:r>
      <w:r w:rsidRPr="003C242D">
        <w:rPr>
          <w:rFonts w:ascii="宋体" w:eastAsia="宋体" w:hAnsi="宋体"/>
          <w:sz w:val="24"/>
          <w:szCs w:val="24"/>
        </w:rPr>
        <w:t>帖子类型管理</w:t>
      </w:r>
      <w:r w:rsidRPr="003C242D">
        <w:rPr>
          <w:rFonts w:ascii="宋体" w:eastAsia="宋体" w:hAnsi="宋体" w:hint="eastAsia"/>
          <w:sz w:val="24"/>
          <w:szCs w:val="24"/>
        </w:rPr>
        <w:t>，</w:t>
      </w:r>
      <w:r w:rsidRPr="003C242D">
        <w:rPr>
          <w:rFonts w:ascii="宋体" w:eastAsia="宋体" w:hAnsi="宋体"/>
          <w:sz w:val="24"/>
          <w:szCs w:val="24"/>
        </w:rPr>
        <w:t>我们先进入测试</w:t>
      </w:r>
      <w:r w:rsidRPr="003C242D">
        <w:rPr>
          <w:rFonts w:ascii="宋体" w:eastAsia="宋体" w:hAnsi="宋体" w:hint="eastAsia"/>
          <w:sz w:val="24"/>
          <w:szCs w:val="24"/>
        </w:rPr>
        <w:t>：</w:t>
      </w:r>
    </w:p>
    <w:p w14:paraId="3E86E1CE" w14:textId="77777777" w:rsidR="00920A1C" w:rsidRDefault="00920A1C" w:rsidP="00920A1C">
      <w:pPr>
        <w:jc w:val="center"/>
      </w:pPr>
      <w:r>
        <w:rPr>
          <w:noProof/>
        </w:rPr>
        <w:drawing>
          <wp:inline distT="0" distB="0" distL="0" distR="0" wp14:anchorId="73D1927E" wp14:editId="49EDEFCC">
            <wp:extent cx="5579110" cy="22993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110" cy="2299335"/>
                    </a:xfrm>
                    <a:prstGeom prst="rect">
                      <a:avLst/>
                    </a:prstGeom>
                  </pic:spPr>
                </pic:pic>
              </a:graphicData>
            </a:graphic>
          </wp:inline>
        </w:drawing>
      </w:r>
    </w:p>
    <w:p w14:paraId="5791706E" w14:textId="74EBF11C" w:rsidR="00920A1C" w:rsidRPr="00BD6BBD" w:rsidRDefault="00920A1C" w:rsidP="00920A1C">
      <w:pPr>
        <w:jc w:val="center"/>
        <w:rPr>
          <w:rFonts w:ascii="楷体" w:eastAsia="楷体" w:hAnsi="楷体"/>
          <w:rPrChange w:id="874" w:author="王同罕" w:date="2019-05-04T16:55:00Z">
            <w:rPr/>
          </w:rPrChange>
        </w:rPr>
      </w:pPr>
      <w:r w:rsidRPr="00BD6BBD">
        <w:rPr>
          <w:rFonts w:ascii="楷体" w:eastAsia="楷体" w:hAnsi="楷体"/>
          <w:rPrChange w:id="875" w:author="王同罕" w:date="2019-05-04T16:55:00Z">
            <w:rPr/>
          </w:rPrChange>
        </w:rPr>
        <w:t>图 6.</w:t>
      </w:r>
      <w:del w:id="876" w:author="王同罕" w:date="2019-05-04T16:54:00Z">
        <w:r w:rsidRPr="00BD6BBD" w:rsidDel="00BD6BBD">
          <w:rPr>
            <w:rFonts w:ascii="楷体" w:eastAsia="楷体" w:hAnsi="楷体"/>
            <w:rPrChange w:id="877" w:author="王同罕" w:date="2019-05-04T16:55:00Z">
              <w:rPr/>
            </w:rPrChange>
          </w:rPr>
          <w:delText>4.3.2</w:delText>
        </w:r>
      </w:del>
      <w:ins w:id="878" w:author="王同罕" w:date="2019-05-04T16:54:00Z">
        <w:r w:rsidR="00BD6BBD" w:rsidRPr="00BD6BBD">
          <w:rPr>
            <w:rFonts w:ascii="楷体" w:eastAsia="楷体" w:hAnsi="楷体"/>
            <w:rPrChange w:id="879" w:author="王同罕" w:date="2019-05-04T16:55:00Z">
              <w:rPr/>
            </w:rPrChange>
          </w:rPr>
          <w:t>18</w:t>
        </w:r>
      </w:ins>
      <w:r w:rsidRPr="00BD6BBD">
        <w:rPr>
          <w:rFonts w:ascii="楷体" w:eastAsia="楷体" w:hAnsi="楷体"/>
          <w:rPrChange w:id="880" w:author="王同罕" w:date="2019-05-04T16:55:00Z">
            <w:rPr/>
          </w:rPrChange>
        </w:rPr>
        <w:t xml:space="preserve"> 添加类型测试截图</w:t>
      </w:r>
    </w:p>
    <w:p w14:paraId="01930894" w14:textId="77777777" w:rsidR="00920A1C" w:rsidRPr="003C242D" w:rsidRDefault="00920A1C">
      <w:pPr>
        <w:spacing w:line="300" w:lineRule="auto"/>
        <w:rPr>
          <w:rFonts w:ascii="宋体" w:eastAsia="宋体" w:hAnsi="宋体"/>
          <w:sz w:val="24"/>
          <w:szCs w:val="24"/>
        </w:rPr>
        <w:pPrChange w:id="881" w:author="王同罕" w:date="2019-05-04T16:55:00Z">
          <w:pPr/>
        </w:pPrChange>
      </w:pPr>
      <w:r w:rsidRPr="003C242D">
        <w:rPr>
          <w:rFonts w:ascii="宋体" w:eastAsia="宋体" w:hAnsi="宋体"/>
          <w:sz w:val="24"/>
          <w:szCs w:val="24"/>
        </w:rPr>
        <w:t>超级管理模块测试完毕</w:t>
      </w:r>
      <w:r w:rsidRPr="003C242D">
        <w:rPr>
          <w:rFonts w:ascii="宋体" w:eastAsia="宋体" w:hAnsi="宋体" w:hint="eastAsia"/>
          <w:sz w:val="24"/>
          <w:szCs w:val="24"/>
        </w:rPr>
        <w:t>。</w:t>
      </w:r>
    </w:p>
    <w:p w14:paraId="00BCB65D" w14:textId="77777777" w:rsidR="008C7D9B" w:rsidRDefault="00552265">
      <w:pPr>
        <w:pStyle w:val="2"/>
        <w:spacing w:before="0" w:after="0" w:line="300" w:lineRule="auto"/>
        <w:rPr>
          <w:rFonts w:ascii="Times New Roman" w:hAnsi="Times New Roman" w:cs="Times New Roman"/>
        </w:rPr>
      </w:pPr>
      <w:bookmarkStart w:id="882" w:name="_Toc7028487"/>
      <w:r>
        <w:rPr>
          <w:rFonts w:ascii="Times New Roman" w:hAnsi="Times New Roman" w:cs="Times New Roman"/>
        </w:rPr>
        <w:t>6</w:t>
      </w:r>
      <w:r w:rsidR="008F7F32" w:rsidRPr="001A37AC">
        <w:rPr>
          <w:rFonts w:ascii="Times New Roman" w:hAnsi="Times New Roman" w:cs="Times New Roman"/>
        </w:rPr>
        <w:t>.</w:t>
      </w:r>
      <w:r w:rsidR="0016641C">
        <w:rPr>
          <w:rFonts w:ascii="Times New Roman" w:hAnsi="Times New Roman" w:cs="Times New Roman"/>
        </w:rPr>
        <w:t>5</w:t>
      </w:r>
      <w:r w:rsidR="008F7F32" w:rsidRPr="001A37AC">
        <w:rPr>
          <w:rFonts w:ascii="Times New Roman" w:hAnsi="Times New Roman" w:cs="Times New Roman"/>
        </w:rPr>
        <w:t xml:space="preserve">  </w:t>
      </w:r>
      <w:r w:rsidR="008F7F32" w:rsidRPr="001A37AC">
        <w:rPr>
          <w:rFonts w:ascii="Times New Roman" w:hAnsi="Times New Roman" w:cs="Times New Roman"/>
        </w:rPr>
        <w:t>本章小结</w:t>
      </w:r>
      <w:bookmarkEnd w:id="882"/>
    </w:p>
    <w:p w14:paraId="62ACC1C9" w14:textId="77777777" w:rsidR="00D62F95" w:rsidRPr="003C242D" w:rsidRDefault="00D62F95">
      <w:pPr>
        <w:spacing w:line="300" w:lineRule="auto"/>
        <w:ind w:firstLineChars="200" w:firstLine="420"/>
        <w:rPr>
          <w:rFonts w:ascii="宋体" w:eastAsia="宋体" w:hAnsi="宋体"/>
          <w:sz w:val="24"/>
          <w:szCs w:val="24"/>
        </w:rPr>
        <w:pPrChange w:id="883" w:author="王同罕" w:date="2019-05-04T16:55:00Z">
          <w:pPr/>
        </w:pPrChange>
      </w:pPr>
      <w:r>
        <w:tab/>
      </w:r>
      <w:r w:rsidRPr="003C242D">
        <w:rPr>
          <w:rFonts w:ascii="宋体" w:eastAsia="宋体" w:hAnsi="宋体"/>
          <w:sz w:val="24"/>
          <w:szCs w:val="24"/>
        </w:rPr>
        <w:t>本章主要是介绍测试环节的目的</w:t>
      </w:r>
      <w:r w:rsidRPr="003C242D">
        <w:rPr>
          <w:rFonts w:ascii="宋体" w:eastAsia="宋体" w:hAnsi="宋体" w:hint="eastAsia"/>
          <w:sz w:val="24"/>
          <w:szCs w:val="24"/>
        </w:rPr>
        <w:t>，</w:t>
      </w:r>
      <w:r w:rsidRPr="003C242D">
        <w:rPr>
          <w:rFonts w:ascii="宋体" w:eastAsia="宋体" w:hAnsi="宋体"/>
          <w:sz w:val="24"/>
          <w:szCs w:val="24"/>
        </w:rPr>
        <w:t>制定好测试的规范</w:t>
      </w:r>
      <w:r w:rsidRPr="003C242D">
        <w:rPr>
          <w:rFonts w:ascii="宋体" w:eastAsia="宋体" w:hAnsi="宋体" w:hint="eastAsia"/>
          <w:sz w:val="24"/>
          <w:szCs w:val="24"/>
        </w:rPr>
        <w:t>，</w:t>
      </w:r>
      <w:r w:rsidRPr="003C242D">
        <w:rPr>
          <w:rFonts w:ascii="宋体" w:eastAsia="宋体" w:hAnsi="宋体"/>
          <w:sz w:val="24"/>
          <w:szCs w:val="24"/>
        </w:rPr>
        <w:t>以供测试人员测试以及开发人员进行修改能够更好的交接工作</w:t>
      </w:r>
      <w:r w:rsidRPr="003C242D">
        <w:rPr>
          <w:rFonts w:ascii="宋体" w:eastAsia="宋体" w:hAnsi="宋体" w:hint="eastAsia"/>
          <w:sz w:val="24"/>
          <w:szCs w:val="24"/>
        </w:rPr>
        <w:t>。</w:t>
      </w:r>
    </w:p>
    <w:p w14:paraId="1893239C" w14:textId="77777777" w:rsidR="00D62F95" w:rsidRPr="003C242D" w:rsidRDefault="00D62F95">
      <w:pPr>
        <w:spacing w:line="300" w:lineRule="auto"/>
        <w:ind w:firstLineChars="200" w:firstLine="480"/>
        <w:rPr>
          <w:rFonts w:ascii="宋体" w:eastAsia="宋体" w:hAnsi="宋体"/>
          <w:sz w:val="24"/>
          <w:szCs w:val="24"/>
        </w:rPr>
        <w:pPrChange w:id="884" w:author="王同罕" w:date="2019-05-04T16:55:00Z">
          <w:pPr/>
        </w:pPrChange>
      </w:pPr>
      <w:r w:rsidRPr="003C242D">
        <w:rPr>
          <w:rFonts w:ascii="宋体" w:eastAsia="宋体" w:hAnsi="宋体"/>
          <w:sz w:val="24"/>
          <w:szCs w:val="24"/>
        </w:rPr>
        <w:tab/>
        <w:t>经过几轮的测试后</w:t>
      </w:r>
      <w:r w:rsidRPr="003C242D">
        <w:rPr>
          <w:rFonts w:ascii="宋体" w:eastAsia="宋体" w:hAnsi="宋体" w:hint="eastAsia"/>
          <w:sz w:val="24"/>
          <w:szCs w:val="24"/>
        </w:rPr>
        <w:t>，</w:t>
      </w:r>
      <w:r w:rsidRPr="003C242D">
        <w:rPr>
          <w:rFonts w:ascii="宋体" w:eastAsia="宋体" w:hAnsi="宋体"/>
          <w:sz w:val="24"/>
          <w:szCs w:val="24"/>
        </w:rPr>
        <w:t>终于可以将最终版本推送给用户使用了</w:t>
      </w:r>
      <w:r w:rsidRPr="003C242D">
        <w:rPr>
          <w:rFonts w:ascii="宋体" w:eastAsia="宋体" w:hAnsi="宋体" w:hint="eastAsia"/>
          <w:sz w:val="24"/>
          <w:szCs w:val="24"/>
        </w:rPr>
        <w:t>，</w:t>
      </w:r>
      <w:r w:rsidRPr="003C242D">
        <w:rPr>
          <w:rFonts w:ascii="宋体" w:eastAsia="宋体" w:hAnsi="宋体"/>
          <w:sz w:val="24"/>
          <w:szCs w:val="24"/>
        </w:rPr>
        <w:t>但这并不代表该系统就没有问题</w:t>
      </w:r>
      <w:r w:rsidRPr="003C242D">
        <w:rPr>
          <w:rFonts w:ascii="宋体" w:eastAsia="宋体" w:hAnsi="宋体" w:hint="eastAsia"/>
          <w:sz w:val="24"/>
          <w:szCs w:val="24"/>
        </w:rPr>
        <w:t>，一旦用户反馈了问题，还是得进行修改，修改完后再进入到测试，不断的反反复复完善系统b</w:t>
      </w:r>
      <w:r w:rsidRPr="003C242D">
        <w:rPr>
          <w:rFonts w:ascii="宋体" w:eastAsia="宋体" w:hAnsi="宋体"/>
          <w:sz w:val="24"/>
          <w:szCs w:val="24"/>
        </w:rPr>
        <w:t>ug</w:t>
      </w:r>
      <w:r w:rsidRPr="003C242D">
        <w:rPr>
          <w:rFonts w:ascii="宋体" w:eastAsia="宋体" w:hAnsi="宋体" w:hint="eastAsia"/>
          <w:sz w:val="24"/>
          <w:szCs w:val="24"/>
        </w:rPr>
        <w:t>，提供最好的用户体验。</w:t>
      </w:r>
    </w:p>
    <w:p w14:paraId="5FC9CBE5" w14:textId="77777777" w:rsidR="008C7D9B" w:rsidRDefault="008F7F32">
      <w:pPr>
        <w:pStyle w:val="1"/>
        <w:spacing w:line="300" w:lineRule="auto"/>
        <w:jc w:val="center"/>
        <w:rPr>
          <w:rFonts w:ascii="Times New Roman" w:hAnsi="Times New Roman" w:cs="Times New Roman"/>
        </w:rPr>
      </w:pPr>
      <w:bookmarkStart w:id="885" w:name="_Toc7028488"/>
      <w:r w:rsidRPr="001A37AC">
        <w:rPr>
          <w:rFonts w:ascii="Times New Roman" w:hAnsi="Times New Roman" w:cs="Times New Roman"/>
        </w:rPr>
        <w:lastRenderedPageBreak/>
        <w:t>总</w:t>
      </w:r>
      <w:r w:rsidRPr="001A37AC">
        <w:rPr>
          <w:rFonts w:ascii="Times New Roman" w:hAnsi="Times New Roman" w:cs="Times New Roman"/>
        </w:rPr>
        <w:t xml:space="preserve">  </w:t>
      </w:r>
      <w:r w:rsidRPr="001A37AC">
        <w:rPr>
          <w:rFonts w:ascii="Times New Roman" w:hAnsi="Times New Roman" w:cs="Times New Roman"/>
        </w:rPr>
        <w:t>结</w:t>
      </w:r>
      <w:bookmarkEnd w:id="885"/>
    </w:p>
    <w:p w14:paraId="5BA0012F" w14:textId="77777777" w:rsidR="00B4384C" w:rsidRPr="003C242D" w:rsidRDefault="00B4384C">
      <w:pPr>
        <w:spacing w:line="300" w:lineRule="auto"/>
        <w:ind w:firstLineChars="200" w:firstLine="420"/>
        <w:rPr>
          <w:rFonts w:ascii="宋体" w:eastAsia="宋体" w:hAnsi="宋体"/>
          <w:sz w:val="24"/>
          <w:szCs w:val="24"/>
        </w:rPr>
        <w:pPrChange w:id="886" w:author="王同罕" w:date="2019-05-04T16:55:00Z">
          <w:pPr/>
        </w:pPrChange>
      </w:pPr>
      <w:r>
        <w:tab/>
      </w:r>
      <w:r w:rsidRPr="003C242D">
        <w:rPr>
          <w:rFonts w:ascii="宋体" w:eastAsia="宋体" w:hAnsi="宋体"/>
          <w:sz w:val="24"/>
          <w:szCs w:val="24"/>
        </w:rPr>
        <w:t>整体论文主要目标是满足于小区的管理</w:t>
      </w:r>
      <w:r w:rsidRPr="003C242D">
        <w:rPr>
          <w:rFonts w:ascii="宋体" w:eastAsia="宋体" w:hAnsi="宋体" w:hint="eastAsia"/>
          <w:sz w:val="24"/>
          <w:szCs w:val="24"/>
        </w:rPr>
        <w:t>、</w:t>
      </w:r>
      <w:r w:rsidRPr="003C242D">
        <w:rPr>
          <w:rFonts w:ascii="宋体" w:eastAsia="宋体" w:hAnsi="宋体"/>
          <w:sz w:val="24"/>
          <w:szCs w:val="24"/>
        </w:rPr>
        <w:t>服务</w:t>
      </w:r>
      <w:r w:rsidRPr="003C242D">
        <w:rPr>
          <w:rFonts w:ascii="宋体" w:eastAsia="宋体" w:hAnsi="宋体" w:hint="eastAsia"/>
          <w:sz w:val="24"/>
          <w:szCs w:val="24"/>
        </w:rPr>
        <w:t>、</w:t>
      </w:r>
      <w:r w:rsidRPr="003C242D">
        <w:rPr>
          <w:rFonts w:ascii="宋体" w:eastAsia="宋体" w:hAnsi="宋体"/>
          <w:sz w:val="24"/>
          <w:szCs w:val="24"/>
        </w:rPr>
        <w:t>交流的日常需求</w:t>
      </w:r>
      <w:r w:rsidRPr="003C242D">
        <w:rPr>
          <w:rFonts w:ascii="宋体" w:eastAsia="宋体" w:hAnsi="宋体" w:hint="eastAsia"/>
          <w:sz w:val="24"/>
          <w:szCs w:val="24"/>
        </w:rPr>
        <w:t>，虽然现如今社区种类繁多，但每个社区网站都有利有弊，我们需要吸纳优良社区的特色，剔除社区的隐患，总结当前形式，打造出属于自己特色的社区网站</w:t>
      </w:r>
      <w:r w:rsidR="00FE1933" w:rsidRPr="003C242D">
        <w:rPr>
          <w:rFonts w:ascii="宋体" w:eastAsia="宋体" w:hAnsi="宋体" w:hint="eastAsia"/>
          <w:sz w:val="24"/>
          <w:szCs w:val="24"/>
        </w:rPr>
        <w:t>。</w:t>
      </w:r>
    </w:p>
    <w:p w14:paraId="245A3E9E" w14:textId="52C2B5C4" w:rsidR="00FE1933" w:rsidRPr="003C242D" w:rsidRDefault="00FE1933">
      <w:pPr>
        <w:spacing w:line="300" w:lineRule="auto"/>
        <w:ind w:firstLineChars="200" w:firstLine="480"/>
        <w:rPr>
          <w:rFonts w:ascii="宋体" w:eastAsia="宋体" w:hAnsi="宋体"/>
          <w:sz w:val="24"/>
          <w:szCs w:val="24"/>
        </w:rPr>
        <w:pPrChange w:id="887" w:author="王同罕" w:date="2019-05-04T16:55:00Z">
          <w:pPr/>
        </w:pPrChange>
      </w:pPr>
      <w:r w:rsidRPr="003C242D">
        <w:rPr>
          <w:rFonts w:ascii="宋体" w:eastAsia="宋体" w:hAnsi="宋体"/>
          <w:sz w:val="24"/>
          <w:szCs w:val="24"/>
        </w:rPr>
        <w:tab/>
        <w:t>简易社区在总体的设计开发方案</w:t>
      </w:r>
      <w:r w:rsidRPr="003C242D">
        <w:rPr>
          <w:rFonts w:ascii="宋体" w:eastAsia="宋体" w:hAnsi="宋体" w:hint="eastAsia"/>
          <w:sz w:val="24"/>
          <w:szCs w:val="24"/>
        </w:rPr>
        <w:t>，需要考虑周全，在社区完成初期，主要功能已经完成，但是还差一些辅助功能，这时在进行开发的时候就会发现，之前写的代码都很死，固定了数据、框架的灵活性，一个好的设计方案应该要满足任何条件下都能使用的，比如显示的界面，在分辨率不同的情况显示的界面应该正常才能算的上一个好的界面；</w:t>
      </w:r>
      <w:del w:id="888" w:author="王同罕" w:date="2019-05-04T16:56:00Z">
        <w:r w:rsidRPr="003C242D" w:rsidDel="00A305BA">
          <w:rPr>
            <w:rFonts w:ascii="宋体" w:eastAsia="宋体" w:hAnsi="宋体" w:hint="eastAsia"/>
            <w:sz w:val="24"/>
            <w:szCs w:val="24"/>
          </w:rPr>
          <w:delText>不能将所有的时间都花在一个上面，做什么事情都要留有后路；</w:delText>
        </w:r>
      </w:del>
      <w:commentRangeStart w:id="889"/>
      <w:r w:rsidRPr="003C242D">
        <w:rPr>
          <w:rFonts w:ascii="宋体" w:eastAsia="宋体" w:hAnsi="宋体" w:hint="eastAsia"/>
          <w:sz w:val="24"/>
          <w:szCs w:val="24"/>
        </w:rPr>
        <w:t>就拿数据库来说吧，最开始选择的数据库是Oracle，大家都知道Oracle数据库在性能方面在业界也是数一数二，但是唯一就是得交一定的授权费用，一旦Oracle数据库不能使用，那么整个简易社区就已经凉凉了，这时我们需要拓展另外一个数据库，选择mysql作为备用数据库，以备不时之需</w:t>
      </w:r>
      <w:r w:rsidR="00383CE5" w:rsidRPr="003C242D">
        <w:rPr>
          <w:rFonts w:ascii="宋体" w:eastAsia="宋体" w:hAnsi="宋体" w:hint="eastAsia"/>
          <w:sz w:val="24"/>
          <w:szCs w:val="24"/>
        </w:rPr>
        <w:t>；</w:t>
      </w:r>
      <w:commentRangeEnd w:id="889"/>
      <w:r w:rsidR="00A305BA">
        <w:rPr>
          <w:rStyle w:val="ae"/>
        </w:rPr>
        <w:commentReference w:id="889"/>
      </w:r>
      <w:r w:rsidR="00383CE5" w:rsidRPr="003C242D">
        <w:rPr>
          <w:rFonts w:ascii="宋体" w:eastAsia="宋体" w:hAnsi="宋体" w:hint="eastAsia"/>
          <w:sz w:val="24"/>
          <w:szCs w:val="24"/>
        </w:rPr>
        <w:t>不能说这个项目完成了就算了，对于程序员来说，自己开发的一个项目就像自己的孩子一样，需要不断地去维护它，拓展它的能力。</w:t>
      </w:r>
    </w:p>
    <w:p w14:paraId="3521055F" w14:textId="77777777" w:rsidR="00FE1933" w:rsidRPr="003C242D" w:rsidRDefault="00FE1933">
      <w:pPr>
        <w:spacing w:line="300" w:lineRule="auto"/>
        <w:ind w:firstLineChars="200" w:firstLine="480"/>
        <w:rPr>
          <w:rFonts w:ascii="宋体" w:eastAsia="宋体" w:hAnsi="宋体"/>
          <w:sz w:val="24"/>
          <w:szCs w:val="24"/>
        </w:rPr>
        <w:pPrChange w:id="890" w:author="王同罕" w:date="2019-05-04T16:55:00Z">
          <w:pPr/>
        </w:pPrChange>
      </w:pPr>
      <w:r w:rsidRPr="003C242D">
        <w:rPr>
          <w:rFonts w:ascii="宋体" w:eastAsia="宋体" w:hAnsi="宋体"/>
          <w:sz w:val="24"/>
          <w:szCs w:val="24"/>
        </w:rPr>
        <w:tab/>
        <w:t>到此</w:t>
      </w:r>
      <w:r w:rsidRPr="003C242D">
        <w:rPr>
          <w:rFonts w:ascii="宋体" w:eastAsia="宋体" w:hAnsi="宋体" w:hint="eastAsia"/>
          <w:sz w:val="24"/>
          <w:szCs w:val="24"/>
        </w:rPr>
        <w:t>，</w:t>
      </w:r>
      <w:r w:rsidRPr="003C242D">
        <w:rPr>
          <w:rFonts w:ascii="宋体" w:eastAsia="宋体" w:hAnsi="宋体"/>
          <w:sz w:val="24"/>
          <w:szCs w:val="24"/>
        </w:rPr>
        <w:t>简易社区网站基本已经完成</w:t>
      </w:r>
      <w:r w:rsidRPr="003C242D">
        <w:rPr>
          <w:rFonts w:ascii="宋体" w:eastAsia="宋体" w:hAnsi="宋体" w:hint="eastAsia"/>
          <w:sz w:val="24"/>
          <w:szCs w:val="24"/>
        </w:rPr>
        <w:t>，</w:t>
      </w:r>
      <w:r w:rsidR="009D7269" w:rsidRPr="003C242D">
        <w:rPr>
          <w:rFonts w:ascii="宋体" w:eastAsia="宋体" w:hAnsi="宋体" w:hint="eastAsia"/>
          <w:sz w:val="24"/>
          <w:szCs w:val="24"/>
        </w:rPr>
        <w:t>虽然目前能正常使用，</w:t>
      </w:r>
      <w:r w:rsidR="009D7269" w:rsidRPr="003C242D">
        <w:rPr>
          <w:rFonts w:ascii="宋体" w:eastAsia="宋体" w:hAnsi="宋体"/>
          <w:sz w:val="24"/>
          <w:szCs w:val="24"/>
        </w:rPr>
        <w:t>但是还存在很多问题</w:t>
      </w:r>
      <w:r w:rsidR="009D7269" w:rsidRPr="003C242D">
        <w:rPr>
          <w:rFonts w:ascii="宋体" w:eastAsia="宋体" w:hAnsi="宋体" w:hint="eastAsia"/>
          <w:sz w:val="24"/>
          <w:szCs w:val="24"/>
        </w:rPr>
        <w:t>，</w:t>
      </w:r>
      <w:r w:rsidRPr="003C242D">
        <w:rPr>
          <w:rFonts w:ascii="宋体" w:eastAsia="宋体" w:hAnsi="宋体" w:hint="eastAsia"/>
          <w:sz w:val="24"/>
          <w:szCs w:val="24"/>
        </w:rPr>
        <w:t>在未来时间充裕的情况下，能够拓展业务</w:t>
      </w:r>
      <w:r w:rsidR="00383CE5" w:rsidRPr="003C242D">
        <w:rPr>
          <w:rFonts w:ascii="宋体" w:eastAsia="宋体" w:hAnsi="宋体" w:hint="eastAsia"/>
          <w:sz w:val="24"/>
          <w:szCs w:val="24"/>
        </w:rPr>
        <w:t>，不仅仅局限于住宅小区，希望能够提供给大部分年轻人使用。</w:t>
      </w:r>
    </w:p>
    <w:p w14:paraId="4ED7DC69" w14:textId="77777777" w:rsidR="008C7D9B" w:rsidRDefault="008F7F32">
      <w:pPr>
        <w:pStyle w:val="1"/>
        <w:spacing w:line="300" w:lineRule="auto"/>
        <w:jc w:val="center"/>
        <w:rPr>
          <w:rFonts w:ascii="Times New Roman" w:hAnsi="Times New Roman" w:cs="Times New Roman"/>
          <w:sz w:val="28"/>
          <w:szCs w:val="28"/>
        </w:rPr>
      </w:pPr>
      <w:bookmarkStart w:id="891" w:name="_Toc7028489"/>
      <w:bookmarkEnd w:id="30"/>
      <w:bookmarkEnd w:id="723"/>
      <w:r w:rsidRPr="001A37AC">
        <w:rPr>
          <w:rFonts w:ascii="Times New Roman" w:hAnsi="Times New Roman" w:cs="Times New Roman"/>
          <w:sz w:val="28"/>
          <w:szCs w:val="28"/>
        </w:rPr>
        <w:lastRenderedPageBreak/>
        <w:t>致</w:t>
      </w:r>
      <w:r w:rsidRPr="001A37AC">
        <w:rPr>
          <w:rFonts w:ascii="Times New Roman" w:hAnsi="Times New Roman" w:cs="Times New Roman"/>
          <w:sz w:val="28"/>
          <w:szCs w:val="28"/>
        </w:rPr>
        <w:t xml:space="preserve">  </w:t>
      </w:r>
      <w:r w:rsidRPr="001A37AC">
        <w:rPr>
          <w:rFonts w:ascii="Times New Roman" w:hAnsi="Times New Roman" w:cs="Times New Roman"/>
          <w:sz w:val="28"/>
          <w:szCs w:val="28"/>
        </w:rPr>
        <w:t>谢</w:t>
      </w:r>
      <w:bookmarkEnd w:id="891"/>
    </w:p>
    <w:p w14:paraId="4A2F8C40" w14:textId="77777777" w:rsidR="00286EE1" w:rsidRPr="00286EE1" w:rsidRDefault="00286EE1" w:rsidP="00286EE1">
      <w:pPr>
        <w:jc w:val="center"/>
      </w:pPr>
    </w:p>
    <w:p w14:paraId="1D244081" w14:textId="73770021" w:rsidR="00CC739A" w:rsidRPr="003C242D" w:rsidRDefault="00FA2753">
      <w:pPr>
        <w:spacing w:line="300" w:lineRule="auto"/>
        <w:ind w:firstLineChars="200" w:firstLine="480"/>
        <w:rPr>
          <w:rFonts w:ascii="宋体" w:eastAsia="宋体" w:hAnsi="宋体" w:cs="Times New Roman"/>
          <w:sz w:val="24"/>
          <w:szCs w:val="24"/>
        </w:rPr>
        <w:pPrChange w:id="892" w:author="王同罕" w:date="2019-05-04T16:58:00Z">
          <w:pPr>
            <w:ind w:firstLine="420"/>
          </w:pPr>
        </w:pPrChange>
      </w:pPr>
      <w:r w:rsidRPr="003C242D">
        <w:rPr>
          <w:rFonts w:ascii="宋体" w:eastAsia="宋体" w:hAnsi="宋体" w:cs="Times New Roman"/>
          <w:sz w:val="24"/>
          <w:szCs w:val="24"/>
        </w:rPr>
        <w:t>在这临近毕业之际</w:t>
      </w:r>
      <w:del w:id="893" w:author="王同罕" w:date="2019-05-04T16:58:00Z">
        <w:r w:rsidRPr="003C242D" w:rsidDel="00A305BA">
          <w:rPr>
            <w:rFonts w:ascii="宋体" w:eastAsia="宋体" w:hAnsi="宋体" w:cs="Times New Roman"/>
            <w:sz w:val="24"/>
            <w:szCs w:val="24"/>
          </w:rPr>
          <w:delText>，</w:delText>
        </w:r>
      </w:del>
      <w:ins w:id="894" w:author="王同罕" w:date="2019-05-04T16:58:00Z">
        <w:r w:rsidR="00A305BA">
          <w:rPr>
            <w:rFonts w:ascii="宋体" w:eastAsia="宋体" w:hAnsi="宋体" w:cs="Times New Roman"/>
            <w:sz w:val="24"/>
            <w:szCs w:val="24"/>
          </w:rPr>
          <w:t>、</w:t>
        </w:r>
      </w:ins>
      <w:r w:rsidRPr="003C242D">
        <w:rPr>
          <w:rFonts w:ascii="宋体" w:eastAsia="宋体" w:hAnsi="宋体" w:cs="Times New Roman"/>
          <w:sz w:val="24"/>
          <w:szCs w:val="24"/>
        </w:rPr>
        <w:t>论文完成之时，我要向我的导师以及同学表示感谢，他们在我毕业设计</w:t>
      </w:r>
      <w:del w:id="895" w:author="王同罕" w:date="2019-05-04T16:58:00Z">
        <w:r w:rsidRPr="003C242D" w:rsidDel="00A305BA">
          <w:rPr>
            <w:rFonts w:ascii="宋体" w:eastAsia="宋体" w:hAnsi="宋体" w:cs="Times New Roman"/>
            <w:sz w:val="24"/>
            <w:szCs w:val="24"/>
          </w:rPr>
          <w:delText>和论文一块</w:delText>
        </w:r>
      </w:del>
      <w:r w:rsidRPr="003C242D">
        <w:rPr>
          <w:rFonts w:ascii="宋体" w:eastAsia="宋体" w:hAnsi="宋体" w:cs="Times New Roman"/>
          <w:sz w:val="24"/>
          <w:szCs w:val="24"/>
        </w:rPr>
        <w:t>给我提供了很大的帮助，也指点了我毕业项目的很多问题的解决方法，这样才能使我的毕业设计</w:t>
      </w:r>
      <w:r w:rsidR="006B006D" w:rsidRPr="003C242D">
        <w:rPr>
          <w:rFonts w:ascii="宋体" w:eastAsia="宋体" w:hAnsi="宋体" w:cs="Times New Roman"/>
          <w:sz w:val="24"/>
          <w:szCs w:val="24"/>
        </w:rPr>
        <w:t>更加完善；遇到问题我一般都是先百度在网上寻找答案，也会去找一些相关的书籍，但是坚持一会儿实在是找不到问题所在，就会去求助我的同学，他们都会很热情的帮助我并且他们会尽力的帮我解决问题。</w:t>
      </w:r>
    </w:p>
    <w:p w14:paraId="12CB52C2" w14:textId="77777777" w:rsidR="006B006D" w:rsidRPr="003C242D" w:rsidRDefault="006B006D">
      <w:pPr>
        <w:spacing w:line="300" w:lineRule="auto"/>
        <w:ind w:firstLineChars="200" w:firstLine="480"/>
        <w:rPr>
          <w:rFonts w:ascii="宋体" w:eastAsia="宋体" w:hAnsi="宋体" w:cs="Times New Roman"/>
          <w:sz w:val="24"/>
          <w:szCs w:val="24"/>
        </w:rPr>
        <w:pPrChange w:id="896" w:author="王同罕" w:date="2019-05-04T16:58:00Z">
          <w:pPr>
            <w:ind w:firstLine="420"/>
          </w:pPr>
        </w:pPrChange>
      </w:pPr>
      <w:r w:rsidRPr="003C242D">
        <w:rPr>
          <w:rFonts w:ascii="宋体" w:eastAsia="宋体" w:hAnsi="宋体" w:cs="Times New Roman"/>
          <w:sz w:val="24"/>
          <w:szCs w:val="24"/>
        </w:rPr>
        <w:t>在做的过程中，我也学会了好多知识，明白了一个项目不仅仅靠的是对技术有多了解，而是靠的实践经验，将技术运用到现实环境中，与在理论课上的理想环境是不一样的，而且不仅仅技术单独靠一个来支撑项目；所以，在大学通过大学课程的学习，我不仅仅学到了理论知识，更重要的是学会了实践，有各种课题设计实践方式来提升我们在现实环境的经验。</w:t>
      </w:r>
    </w:p>
    <w:p w14:paraId="1D32914E" w14:textId="77777777" w:rsidR="006B006D" w:rsidRPr="003C242D" w:rsidRDefault="006B006D">
      <w:pPr>
        <w:spacing w:line="300" w:lineRule="auto"/>
        <w:ind w:firstLineChars="200" w:firstLine="480"/>
        <w:rPr>
          <w:rFonts w:ascii="宋体" w:eastAsia="宋体" w:hAnsi="宋体" w:cs="Times New Roman"/>
          <w:sz w:val="24"/>
          <w:szCs w:val="24"/>
        </w:rPr>
        <w:pPrChange w:id="897" w:author="王同罕" w:date="2019-05-04T16:58:00Z">
          <w:pPr>
            <w:ind w:firstLine="420"/>
          </w:pPr>
        </w:pPrChange>
      </w:pPr>
      <w:r w:rsidRPr="003C242D">
        <w:rPr>
          <w:rFonts w:ascii="宋体" w:eastAsia="宋体" w:hAnsi="宋体" w:cs="Times New Roman"/>
          <w:sz w:val="24"/>
          <w:szCs w:val="24"/>
        </w:rPr>
        <w:t>感谢我的母校---东华理工大学，让我学会了很多东西，掌握了很多知识</w:t>
      </w:r>
      <w:r w:rsidR="00B4384C" w:rsidRPr="003C242D">
        <w:rPr>
          <w:rFonts w:ascii="宋体" w:eastAsia="宋体" w:hAnsi="宋体" w:cs="Times New Roman"/>
          <w:sz w:val="24"/>
          <w:szCs w:val="24"/>
        </w:rPr>
        <w:t>，也交到很多朋友，但时间飞逝，眼看马上就要毕业了，在这里要表示真诚的感谢。</w:t>
      </w:r>
    </w:p>
    <w:p w14:paraId="37FD12FC" w14:textId="77777777" w:rsidR="003E127A" w:rsidRPr="005B3555" w:rsidRDefault="008F7F32" w:rsidP="005B3555">
      <w:pPr>
        <w:pStyle w:val="1"/>
        <w:jc w:val="center"/>
      </w:pPr>
      <w:bookmarkStart w:id="898" w:name="_Toc483303868"/>
      <w:bookmarkStart w:id="899" w:name="_Toc514499657"/>
      <w:bookmarkStart w:id="900" w:name="_Toc7028490"/>
      <w:r w:rsidRPr="001A37AC">
        <w:lastRenderedPageBreak/>
        <w:t>参考文献</w:t>
      </w:r>
      <w:bookmarkEnd w:id="898"/>
      <w:bookmarkEnd w:id="899"/>
      <w:bookmarkEnd w:id="900"/>
    </w:p>
    <w:p w14:paraId="02CE297D" w14:textId="77777777" w:rsidR="00E72732" w:rsidRPr="003C242D" w:rsidRDefault="00E72732" w:rsidP="00E72732">
      <w:pPr>
        <w:spacing w:beforeLines="50" w:before="156"/>
        <w:rPr>
          <w:rFonts w:ascii="宋体" w:eastAsia="宋体" w:hAnsi="宋体"/>
          <w:sz w:val="24"/>
          <w:szCs w:val="24"/>
        </w:rPr>
      </w:pPr>
      <w:r w:rsidRPr="003C242D">
        <w:rPr>
          <w:rFonts w:ascii="宋体" w:eastAsia="宋体" w:hAnsi="宋体" w:hint="eastAsia"/>
          <w:sz w:val="24"/>
          <w:szCs w:val="24"/>
        </w:rPr>
        <w:t>[1]</w:t>
      </w:r>
      <w:r w:rsidRPr="003C242D">
        <w:rPr>
          <w:rFonts w:ascii="宋体" w:eastAsia="宋体" w:hAnsi="宋体"/>
          <w:sz w:val="24"/>
          <w:szCs w:val="24"/>
        </w:rPr>
        <w:t>殷彤丽. 基于HTML语言的网页制作方法[J]. 赤峰学院学报(自然科学版), 2011(11):40-42.</w:t>
      </w:r>
    </w:p>
    <w:p w14:paraId="3A1A4F04" w14:textId="77777777" w:rsidR="00E72732" w:rsidRPr="003C242D" w:rsidRDefault="00E72732" w:rsidP="00E72732">
      <w:pPr>
        <w:spacing w:beforeLines="50" w:before="156"/>
        <w:rPr>
          <w:rFonts w:ascii="宋体" w:eastAsia="宋体" w:hAnsi="宋体"/>
          <w:sz w:val="24"/>
          <w:szCs w:val="24"/>
        </w:rPr>
      </w:pPr>
      <w:r w:rsidRPr="003C242D">
        <w:rPr>
          <w:rFonts w:ascii="宋体" w:eastAsia="宋体" w:hAnsi="宋体"/>
          <w:sz w:val="24"/>
          <w:szCs w:val="24"/>
        </w:rPr>
        <w:t>[</w:t>
      </w:r>
      <w:r w:rsidRPr="003C242D">
        <w:rPr>
          <w:rFonts w:ascii="宋体" w:eastAsia="宋体" w:hAnsi="宋体" w:hint="eastAsia"/>
          <w:sz w:val="24"/>
          <w:szCs w:val="24"/>
        </w:rPr>
        <w:t>2]</w:t>
      </w:r>
      <w:r w:rsidRPr="003C242D">
        <w:rPr>
          <w:rFonts w:ascii="宋体" w:eastAsia="宋体" w:hAnsi="宋体"/>
          <w:sz w:val="24"/>
          <w:szCs w:val="24"/>
        </w:rPr>
        <w:t>田军. 浅谈jQuery技术在Web开发中的应用[J]. 电子世界, 2012(24):8-8.</w:t>
      </w:r>
    </w:p>
    <w:p w14:paraId="1E56258C" w14:textId="77777777" w:rsidR="00E72732" w:rsidRPr="003C242D" w:rsidRDefault="00E72732" w:rsidP="00E72732">
      <w:pPr>
        <w:spacing w:beforeLines="50" w:before="156"/>
        <w:rPr>
          <w:rFonts w:ascii="宋体" w:eastAsia="宋体" w:hAnsi="宋体"/>
          <w:sz w:val="24"/>
          <w:szCs w:val="24"/>
        </w:rPr>
      </w:pPr>
      <w:r w:rsidRPr="003C242D">
        <w:rPr>
          <w:rFonts w:ascii="宋体" w:eastAsia="宋体" w:hAnsi="宋体" w:hint="eastAsia"/>
          <w:sz w:val="24"/>
          <w:szCs w:val="24"/>
        </w:rPr>
        <w:t>[3]</w:t>
      </w:r>
      <w:r w:rsidRPr="003C242D">
        <w:rPr>
          <w:rFonts w:ascii="宋体" w:eastAsia="宋体" w:hAnsi="宋体"/>
          <w:sz w:val="24"/>
          <w:szCs w:val="24"/>
        </w:rPr>
        <w:t>王艳清, 陈红. 基于SSM框架的智能web系统研发设计[J]. 计算机工程与设计, 2012, 33(12):4751-4757.</w:t>
      </w:r>
    </w:p>
    <w:p w14:paraId="69EB3536" w14:textId="77777777" w:rsidR="00E72732" w:rsidRPr="003C242D" w:rsidRDefault="00E72732" w:rsidP="00E72732">
      <w:pPr>
        <w:spacing w:beforeLines="50" w:before="156"/>
        <w:rPr>
          <w:rFonts w:ascii="宋体" w:eastAsia="宋体" w:hAnsi="宋体"/>
          <w:sz w:val="24"/>
          <w:szCs w:val="24"/>
        </w:rPr>
      </w:pPr>
      <w:r w:rsidRPr="003C242D">
        <w:rPr>
          <w:rFonts w:ascii="宋体" w:eastAsia="宋体" w:hAnsi="宋体" w:hint="eastAsia"/>
          <w:sz w:val="24"/>
          <w:szCs w:val="24"/>
        </w:rPr>
        <w:t>[4]</w:t>
      </w:r>
      <w:r w:rsidRPr="003C242D">
        <w:rPr>
          <w:rFonts w:ascii="宋体" w:eastAsia="宋体" w:hAnsi="宋体"/>
          <w:sz w:val="24"/>
          <w:szCs w:val="24"/>
        </w:rPr>
        <w:t>佚名. Oracle数据库应用开发基础[M]. 2003.</w:t>
      </w:r>
    </w:p>
    <w:p w14:paraId="7F655226" w14:textId="77777777" w:rsidR="00E72732" w:rsidRPr="003C242D" w:rsidRDefault="00E72732" w:rsidP="00E72732">
      <w:pPr>
        <w:spacing w:beforeLines="50" w:before="156"/>
        <w:rPr>
          <w:rFonts w:ascii="宋体" w:eastAsia="宋体" w:hAnsi="宋体"/>
          <w:sz w:val="24"/>
          <w:szCs w:val="24"/>
        </w:rPr>
      </w:pPr>
      <w:r w:rsidRPr="003C242D">
        <w:rPr>
          <w:rFonts w:ascii="宋体" w:eastAsia="宋体" w:hAnsi="宋体" w:hint="eastAsia"/>
          <w:sz w:val="24"/>
          <w:szCs w:val="24"/>
        </w:rPr>
        <w:t>[</w:t>
      </w:r>
      <w:r w:rsidRPr="003C242D">
        <w:rPr>
          <w:rFonts w:ascii="宋体" w:eastAsia="宋体" w:hAnsi="宋体"/>
          <w:sz w:val="24"/>
          <w:szCs w:val="24"/>
        </w:rPr>
        <w:t>5</w:t>
      </w:r>
      <w:r w:rsidRPr="003C242D">
        <w:rPr>
          <w:rFonts w:ascii="宋体" w:eastAsia="宋体" w:hAnsi="宋体" w:hint="eastAsia"/>
          <w:sz w:val="24"/>
          <w:szCs w:val="24"/>
        </w:rPr>
        <w:t>]葛萌,黄素萍,欧阳宏基.基于Spring MVC框架的Java Web应用[J].计算机与现代化,2018(08):97-101.</w:t>
      </w:r>
    </w:p>
    <w:p w14:paraId="6D0D6D78" w14:textId="77777777" w:rsidR="00E72732" w:rsidRPr="003C242D" w:rsidRDefault="00E72732" w:rsidP="00E72732">
      <w:pPr>
        <w:spacing w:beforeLines="50" w:before="156"/>
        <w:rPr>
          <w:rFonts w:ascii="宋体" w:eastAsia="宋体" w:hAnsi="宋体"/>
          <w:sz w:val="24"/>
          <w:szCs w:val="24"/>
        </w:rPr>
      </w:pPr>
      <w:r w:rsidRPr="003C242D">
        <w:rPr>
          <w:rFonts w:ascii="宋体" w:eastAsia="宋体" w:hAnsi="宋体"/>
          <w:sz w:val="24"/>
          <w:szCs w:val="24"/>
        </w:rPr>
        <w:t>[6]杨瑞东,王云峰,张海英.Spring新特性之Java Config在Web开发中的应用[J].微型机与应用,2017,36(18):26-29.</w:t>
      </w:r>
    </w:p>
    <w:p w14:paraId="372D8390" w14:textId="77777777" w:rsidR="00E72732" w:rsidRPr="003C242D" w:rsidRDefault="00E72732" w:rsidP="00E72732">
      <w:pPr>
        <w:spacing w:beforeLines="50" w:before="156"/>
        <w:rPr>
          <w:rFonts w:ascii="宋体" w:eastAsia="宋体" w:hAnsi="宋体"/>
          <w:sz w:val="24"/>
          <w:szCs w:val="24"/>
        </w:rPr>
      </w:pPr>
      <w:r w:rsidRPr="003C242D">
        <w:rPr>
          <w:rFonts w:ascii="宋体" w:eastAsia="宋体" w:hAnsi="宋体" w:hint="eastAsia"/>
          <w:sz w:val="24"/>
          <w:szCs w:val="24"/>
        </w:rPr>
        <w:t>[7]</w:t>
      </w:r>
      <w:r w:rsidRPr="003C242D">
        <w:rPr>
          <w:rFonts w:ascii="宋体" w:eastAsia="宋体" w:hAnsi="宋体"/>
          <w:sz w:val="24"/>
          <w:szCs w:val="24"/>
        </w:rPr>
        <w:t>周述文, 郭晓军, 孙爱平,等. 电子商务网站的分类及评价初探[J]. 中国管理科学, 2000(s1):748-754.</w:t>
      </w:r>
    </w:p>
    <w:p w14:paraId="681D0599" w14:textId="77777777" w:rsidR="00E72732" w:rsidRPr="003C242D" w:rsidRDefault="00E72732" w:rsidP="00E72732">
      <w:pPr>
        <w:spacing w:beforeLines="50" w:before="156"/>
        <w:rPr>
          <w:rFonts w:ascii="宋体" w:eastAsia="宋体" w:hAnsi="宋体"/>
          <w:sz w:val="24"/>
          <w:szCs w:val="24"/>
        </w:rPr>
      </w:pPr>
      <w:r w:rsidRPr="003C242D">
        <w:rPr>
          <w:rFonts w:ascii="宋体" w:eastAsia="宋体" w:hAnsi="宋体" w:hint="eastAsia"/>
          <w:sz w:val="24"/>
          <w:szCs w:val="24"/>
        </w:rPr>
        <w:t>[8]</w:t>
      </w:r>
      <w:r w:rsidRPr="003C242D">
        <w:rPr>
          <w:rFonts w:ascii="宋体" w:eastAsia="宋体" w:hAnsi="宋体"/>
          <w:sz w:val="24"/>
          <w:szCs w:val="24"/>
        </w:rPr>
        <w:t>曾明霏, 刘强. 基于SQL和表设计的Oracle数据库开发审计研究[J]. 软件导刊, 2016, 15(12):136-138.</w:t>
      </w:r>
    </w:p>
    <w:p w14:paraId="3C6CBA10" w14:textId="77777777" w:rsidR="00E72732" w:rsidRPr="003C242D" w:rsidRDefault="00E72732" w:rsidP="00E72732">
      <w:pPr>
        <w:widowControl/>
        <w:wordWrap w:val="0"/>
        <w:rPr>
          <w:rFonts w:ascii="宋体" w:eastAsia="宋体" w:hAnsi="宋体"/>
          <w:sz w:val="24"/>
          <w:szCs w:val="24"/>
        </w:rPr>
      </w:pPr>
      <w:r w:rsidRPr="003C242D">
        <w:rPr>
          <w:rFonts w:ascii="宋体" w:eastAsia="宋体" w:hAnsi="宋体"/>
          <w:sz w:val="24"/>
          <w:szCs w:val="24"/>
        </w:rPr>
        <w:t>[9]杨新艳,徐伶伶.基于Java EE的多层软件架构的研究与搭建[J].电子制作,2014(11):87-88.</w:t>
      </w:r>
    </w:p>
    <w:p w14:paraId="322ADED7" w14:textId="77777777" w:rsidR="00E72732" w:rsidRPr="003C242D" w:rsidRDefault="00E72732" w:rsidP="00E72732">
      <w:pPr>
        <w:widowControl/>
        <w:wordWrap w:val="0"/>
        <w:rPr>
          <w:rFonts w:ascii="宋体" w:eastAsia="宋体" w:hAnsi="宋体"/>
          <w:sz w:val="24"/>
          <w:szCs w:val="24"/>
        </w:rPr>
      </w:pPr>
      <w:r w:rsidRPr="003C242D">
        <w:rPr>
          <w:rFonts w:ascii="宋体" w:eastAsia="宋体" w:hAnsi="宋体"/>
          <w:sz w:val="24"/>
          <w:szCs w:val="24"/>
        </w:rPr>
        <w:t>[10]陈威. 基于JAVA的社区管理和交流平台设计与实现[D].云南大学,2012.</w:t>
      </w:r>
    </w:p>
    <w:p w14:paraId="31B3AE94" w14:textId="77777777" w:rsidR="00E72732" w:rsidRPr="003C242D" w:rsidRDefault="00E72732" w:rsidP="00E72732">
      <w:pPr>
        <w:widowControl/>
        <w:wordWrap w:val="0"/>
        <w:rPr>
          <w:rFonts w:ascii="宋体" w:eastAsia="宋体" w:hAnsi="宋体"/>
          <w:sz w:val="24"/>
          <w:szCs w:val="24"/>
        </w:rPr>
      </w:pPr>
      <w:r w:rsidRPr="003C242D">
        <w:rPr>
          <w:rFonts w:ascii="宋体" w:eastAsia="宋体" w:hAnsi="宋体"/>
          <w:sz w:val="24"/>
          <w:szCs w:val="24"/>
        </w:rPr>
        <w:t>[11]宋佳,范伟,黄鹏.基于Spring的Java平台程序架构研究[J].计算机与网络,2016,42(22):68-71.</w:t>
      </w:r>
    </w:p>
    <w:p w14:paraId="553D40C0" w14:textId="77777777" w:rsidR="00E72732" w:rsidRPr="003C242D" w:rsidRDefault="00E72732" w:rsidP="00E72732">
      <w:pPr>
        <w:widowControl/>
        <w:wordWrap w:val="0"/>
        <w:rPr>
          <w:rFonts w:ascii="宋体" w:eastAsia="宋体" w:hAnsi="宋体"/>
          <w:sz w:val="24"/>
          <w:szCs w:val="24"/>
        </w:rPr>
      </w:pPr>
      <w:r w:rsidRPr="003C242D">
        <w:rPr>
          <w:rFonts w:ascii="宋体" w:eastAsia="宋体" w:hAnsi="宋体"/>
          <w:sz w:val="24"/>
          <w:szCs w:val="24"/>
        </w:rPr>
        <w:t>[12]马楠. 基于Spring的J2EE安全框架的研究与应用[D].北京交通大学,2009.</w:t>
      </w:r>
    </w:p>
    <w:p w14:paraId="29E9EF8D" w14:textId="77777777" w:rsidR="00E72732" w:rsidRPr="003C242D" w:rsidRDefault="00E72732" w:rsidP="00E72732">
      <w:pPr>
        <w:widowControl/>
        <w:wordWrap w:val="0"/>
        <w:rPr>
          <w:rFonts w:ascii="宋体" w:eastAsia="宋体" w:hAnsi="宋体"/>
          <w:sz w:val="24"/>
          <w:szCs w:val="24"/>
        </w:rPr>
      </w:pPr>
      <w:r w:rsidRPr="003C242D">
        <w:rPr>
          <w:rFonts w:ascii="宋体" w:eastAsia="宋体" w:hAnsi="宋体"/>
          <w:sz w:val="24"/>
          <w:szCs w:val="24"/>
        </w:rPr>
        <w:t>[13]王彰忠.Oracle数据库应用系统性能优化技术及其集群技术的实施[J/OL].电子技术与软件工程,2019(05):178-179[2019-03-21].http://kns.cnki.net/kcms/detail/10.1108.TP.20190320.1145.260.html.</w:t>
      </w:r>
    </w:p>
    <w:p w14:paraId="0E97B9FC" w14:textId="77777777" w:rsidR="00E72732" w:rsidRPr="003C242D" w:rsidRDefault="00E72732" w:rsidP="00E72732">
      <w:pPr>
        <w:widowControl/>
        <w:wordWrap w:val="0"/>
        <w:rPr>
          <w:rFonts w:ascii="宋体" w:eastAsia="宋体" w:hAnsi="宋体"/>
          <w:sz w:val="24"/>
          <w:szCs w:val="24"/>
        </w:rPr>
      </w:pPr>
      <w:r w:rsidRPr="003C242D">
        <w:rPr>
          <w:rFonts w:ascii="宋体" w:eastAsia="宋体" w:hAnsi="宋体"/>
          <w:sz w:val="24"/>
          <w:szCs w:val="24"/>
        </w:rPr>
        <w:t>[14]翁平.Oracle数据库性能及优化分析[J].信息与电脑(理论版),2019(03):163-164.</w:t>
      </w:r>
    </w:p>
    <w:p w14:paraId="6DC6B024" w14:textId="77777777" w:rsidR="00E72732" w:rsidRPr="003C242D" w:rsidRDefault="00E72732" w:rsidP="00E72732">
      <w:pPr>
        <w:widowControl/>
        <w:wordWrap w:val="0"/>
        <w:rPr>
          <w:rFonts w:ascii="宋体" w:eastAsia="宋体" w:hAnsi="宋体"/>
          <w:sz w:val="24"/>
          <w:szCs w:val="24"/>
        </w:rPr>
      </w:pPr>
      <w:r w:rsidRPr="003C242D">
        <w:rPr>
          <w:rFonts w:ascii="宋体" w:eastAsia="宋体" w:hAnsi="宋体"/>
          <w:sz w:val="24"/>
          <w:szCs w:val="24"/>
        </w:rPr>
        <w:t>[15]赵芬,雷珍臻,杨晓云,苏鹏举,王顺晔.基于百度贴吧大学生网络舆情分析[J].电脑知识与技术,2018,14(28):227-229.</w:t>
      </w:r>
    </w:p>
    <w:p w14:paraId="7A604CBC" w14:textId="77777777" w:rsidR="00E72732" w:rsidRPr="003C242D" w:rsidRDefault="00E72732" w:rsidP="00E72732">
      <w:pPr>
        <w:widowControl/>
        <w:wordWrap w:val="0"/>
        <w:rPr>
          <w:rFonts w:ascii="宋体" w:eastAsia="宋体" w:hAnsi="宋体"/>
          <w:sz w:val="24"/>
          <w:szCs w:val="24"/>
        </w:rPr>
      </w:pPr>
      <w:r w:rsidRPr="003C242D">
        <w:rPr>
          <w:rFonts w:ascii="宋体" w:eastAsia="宋体" w:hAnsi="宋体"/>
          <w:sz w:val="24"/>
          <w:szCs w:val="24"/>
        </w:rPr>
        <w:t>[16]孙思阳,张海涛,任亮,尹慧子.虚拟学术社区用户知识交流行为研究综述[J].情报科学,2019,37(01):171-176.</w:t>
      </w:r>
    </w:p>
    <w:p w14:paraId="5B6CCBA5" w14:textId="77777777" w:rsidR="00E72732" w:rsidRPr="003C242D" w:rsidRDefault="00E72732" w:rsidP="00E72732">
      <w:pPr>
        <w:spacing w:beforeLines="50" w:before="156"/>
        <w:rPr>
          <w:rFonts w:ascii="宋体" w:eastAsia="宋体" w:hAnsi="宋体"/>
          <w:sz w:val="24"/>
          <w:szCs w:val="24"/>
        </w:rPr>
      </w:pPr>
      <w:r w:rsidRPr="003C242D">
        <w:rPr>
          <w:rFonts w:ascii="宋体" w:eastAsia="宋体" w:hAnsi="宋体"/>
          <w:sz w:val="24"/>
          <w:szCs w:val="24"/>
        </w:rPr>
        <w:t>[17]范凯.Spring Application Platform——SpringSource迈向应用服务器的第一步[J].程序员,2008(06):20.</w:t>
      </w:r>
    </w:p>
    <w:p w14:paraId="77CD62D0" w14:textId="77777777" w:rsidR="00E72732" w:rsidRPr="003C242D" w:rsidRDefault="00E72732" w:rsidP="00E72732">
      <w:pPr>
        <w:widowControl/>
        <w:wordWrap w:val="0"/>
        <w:rPr>
          <w:rFonts w:ascii="宋体" w:eastAsia="宋体" w:hAnsi="宋体"/>
          <w:sz w:val="24"/>
          <w:szCs w:val="24"/>
        </w:rPr>
      </w:pPr>
      <w:r w:rsidRPr="003C242D">
        <w:rPr>
          <w:rFonts w:ascii="宋体" w:eastAsia="宋体" w:hAnsi="宋体"/>
          <w:sz w:val="24"/>
          <w:szCs w:val="24"/>
        </w:rPr>
        <w:t>[18]朱红.“微”时代社区居民的信息交流现状及分析[J].美与时代(上),2017(11):63-65.</w:t>
      </w:r>
    </w:p>
    <w:p w14:paraId="1D54B8A8" w14:textId="77777777" w:rsidR="00E72732" w:rsidRPr="003C242D" w:rsidRDefault="00E72732" w:rsidP="00E72732">
      <w:pPr>
        <w:widowControl/>
        <w:wordWrap w:val="0"/>
        <w:rPr>
          <w:rFonts w:ascii="宋体" w:eastAsia="宋体" w:hAnsi="宋体"/>
          <w:sz w:val="24"/>
          <w:szCs w:val="24"/>
        </w:rPr>
      </w:pPr>
      <w:r w:rsidRPr="003C242D">
        <w:rPr>
          <w:rFonts w:ascii="宋体" w:eastAsia="宋体" w:hAnsi="宋体"/>
          <w:sz w:val="24"/>
          <w:szCs w:val="24"/>
        </w:rPr>
        <w:t>[19]姜禾. 以嵌入式社区建设促进民族交往交流交融[N]. 新疆日报(汉),2016-07-07(011).</w:t>
      </w:r>
    </w:p>
    <w:p w14:paraId="563CB882" w14:textId="77777777" w:rsidR="00E72732" w:rsidRPr="003C242D" w:rsidRDefault="00E72732" w:rsidP="00E72732">
      <w:pPr>
        <w:widowControl/>
        <w:wordWrap w:val="0"/>
        <w:rPr>
          <w:rFonts w:ascii="宋体" w:eastAsia="宋体" w:hAnsi="宋体"/>
          <w:sz w:val="24"/>
          <w:szCs w:val="24"/>
        </w:rPr>
      </w:pPr>
      <w:r w:rsidRPr="003C242D">
        <w:rPr>
          <w:rFonts w:ascii="宋体" w:eastAsia="宋体" w:hAnsi="宋体"/>
          <w:sz w:val="24"/>
          <w:szCs w:val="24"/>
        </w:rPr>
        <w:lastRenderedPageBreak/>
        <w:t>[20]王茂钢.Java内存模型描述及变量运用分析[J].现代信息科技,2019,3(04):98-99.</w:t>
      </w:r>
    </w:p>
    <w:p w14:paraId="727F24E5" w14:textId="77777777" w:rsidR="00E72732" w:rsidRPr="003C242D" w:rsidRDefault="00E72732" w:rsidP="00E72732">
      <w:pPr>
        <w:spacing w:beforeLines="50" w:before="156"/>
        <w:rPr>
          <w:rFonts w:ascii="Times New Roman" w:hAnsi="Times New Roman" w:cs="Times New Roman"/>
          <w:sz w:val="24"/>
          <w:szCs w:val="24"/>
        </w:rPr>
      </w:pPr>
      <w:r w:rsidRPr="003C242D">
        <w:rPr>
          <w:rFonts w:ascii="Times New Roman" w:hAnsi="Times New Roman" w:cs="Times New Roman"/>
          <w:sz w:val="24"/>
          <w:szCs w:val="24"/>
        </w:rPr>
        <w:t>[21]Sun, Fengdong, and W. Lan. "Paging query optimization of massive data in oracle 10g database." International Conference on Computer Science &amp; Service System 2011.</w:t>
      </w:r>
    </w:p>
    <w:p w14:paraId="12B764F2" w14:textId="77777777" w:rsidR="00E72732" w:rsidRPr="003C242D" w:rsidRDefault="00E72732" w:rsidP="00E72732">
      <w:pPr>
        <w:spacing w:beforeLines="50" w:before="156"/>
        <w:rPr>
          <w:rFonts w:ascii="Times New Roman" w:hAnsi="Times New Roman" w:cs="Times New Roman"/>
          <w:sz w:val="24"/>
          <w:szCs w:val="24"/>
        </w:rPr>
      </w:pPr>
      <w:r w:rsidRPr="003C242D">
        <w:rPr>
          <w:rFonts w:ascii="Times New Roman" w:hAnsi="Times New Roman" w:cs="Times New Roman"/>
          <w:sz w:val="24"/>
          <w:szCs w:val="24"/>
        </w:rPr>
        <w:t>[22]Freeman A, Sanderson S. jQuery[J]. Pro Asp Net Mvc Framework, 2011, 8(8):págs. 54-60.</w:t>
      </w:r>
    </w:p>
    <w:p w14:paraId="20A86637" w14:textId="77777777" w:rsidR="00E72732" w:rsidRPr="003C242D" w:rsidRDefault="00E72732" w:rsidP="00E72732">
      <w:pPr>
        <w:rPr>
          <w:rFonts w:ascii="Times New Roman" w:hAnsi="Times New Roman" w:cs="Times New Roman"/>
          <w:sz w:val="24"/>
          <w:szCs w:val="24"/>
        </w:rPr>
      </w:pPr>
      <w:r w:rsidRPr="003C242D">
        <w:rPr>
          <w:rFonts w:ascii="Times New Roman" w:hAnsi="Times New Roman" w:cs="Times New Roman"/>
          <w:sz w:val="24"/>
          <w:szCs w:val="24"/>
        </w:rPr>
        <w:t>[2</w:t>
      </w:r>
      <w:r w:rsidR="006D09AE" w:rsidRPr="003C242D">
        <w:rPr>
          <w:rFonts w:ascii="Times New Roman" w:hAnsi="Times New Roman" w:cs="Times New Roman"/>
          <w:sz w:val="24"/>
          <w:szCs w:val="24"/>
        </w:rPr>
        <w:t>3</w:t>
      </w:r>
      <w:r w:rsidRPr="003C242D">
        <w:rPr>
          <w:rFonts w:ascii="Times New Roman" w:hAnsi="Times New Roman" w:cs="Times New Roman"/>
          <w:sz w:val="24"/>
          <w:szCs w:val="24"/>
        </w:rPr>
        <w:t>]Arthur J, Azadegan S. Spring framework for rapid open source J2EE Web application development: a case study[C]// International Workshop on International Conference on Software Engineering, Artificial Intelligence, Networking &amp; Parallel/distributed Computing. 2005.</w:t>
      </w:r>
    </w:p>
    <w:p w14:paraId="77661EB3" w14:textId="77777777" w:rsidR="00E72732" w:rsidRPr="003C242D" w:rsidRDefault="00E72732" w:rsidP="00E72732">
      <w:pPr>
        <w:rPr>
          <w:rFonts w:ascii="Times New Roman" w:hAnsi="Times New Roman" w:cs="Times New Roman"/>
          <w:sz w:val="24"/>
          <w:szCs w:val="24"/>
        </w:rPr>
      </w:pPr>
      <w:r w:rsidRPr="003C242D">
        <w:rPr>
          <w:rFonts w:ascii="Times New Roman" w:hAnsi="Times New Roman" w:cs="Times New Roman"/>
          <w:sz w:val="24"/>
          <w:szCs w:val="24"/>
        </w:rPr>
        <w:t>[2</w:t>
      </w:r>
      <w:r w:rsidR="006D09AE" w:rsidRPr="003C242D">
        <w:rPr>
          <w:rFonts w:ascii="Times New Roman" w:hAnsi="Times New Roman" w:cs="Times New Roman"/>
          <w:sz w:val="24"/>
          <w:szCs w:val="24"/>
        </w:rPr>
        <w:t>4</w:t>
      </w:r>
      <w:r w:rsidRPr="003C242D">
        <w:rPr>
          <w:rFonts w:ascii="Times New Roman" w:hAnsi="Times New Roman" w:cs="Times New Roman"/>
          <w:sz w:val="24"/>
          <w:szCs w:val="24"/>
        </w:rPr>
        <w:t>] Arthur J, Azadegan S. Spring framework for rapid open source J2EE Web application development: a case study[M]. 2005.</w:t>
      </w:r>
    </w:p>
    <w:p w14:paraId="23B4A740" w14:textId="77777777" w:rsidR="00E72732" w:rsidRPr="003C242D" w:rsidRDefault="00E72732" w:rsidP="00E72732">
      <w:pPr>
        <w:rPr>
          <w:rFonts w:ascii="Times New Roman" w:hAnsi="Times New Roman" w:cs="Times New Roman"/>
          <w:sz w:val="24"/>
          <w:szCs w:val="24"/>
        </w:rPr>
      </w:pPr>
      <w:r w:rsidRPr="003C242D">
        <w:rPr>
          <w:rFonts w:ascii="Times New Roman" w:hAnsi="Times New Roman" w:cs="Times New Roman"/>
          <w:sz w:val="24"/>
          <w:szCs w:val="24"/>
        </w:rPr>
        <w:t>[2</w:t>
      </w:r>
      <w:r w:rsidR="006D09AE" w:rsidRPr="003C242D">
        <w:rPr>
          <w:rFonts w:ascii="Times New Roman" w:hAnsi="Times New Roman" w:cs="Times New Roman"/>
          <w:sz w:val="24"/>
          <w:szCs w:val="24"/>
        </w:rPr>
        <w:t>5</w:t>
      </w:r>
      <w:r w:rsidRPr="003C242D">
        <w:rPr>
          <w:rFonts w:ascii="Times New Roman" w:hAnsi="Times New Roman" w:cs="Times New Roman"/>
          <w:sz w:val="24"/>
          <w:szCs w:val="24"/>
        </w:rPr>
        <w:t>] Cosmina I. Spring Bean LifeCycle and Configuration[M]// Pivotal Certified Professional Spring Developer Exam. 2017.</w:t>
      </w:r>
    </w:p>
    <w:p w14:paraId="6480FD37" w14:textId="77777777" w:rsidR="00E72732" w:rsidRPr="003C242D" w:rsidRDefault="00E72732" w:rsidP="00E72732">
      <w:pPr>
        <w:rPr>
          <w:rFonts w:ascii="Times New Roman" w:hAnsi="Times New Roman" w:cs="Times New Roman"/>
          <w:sz w:val="24"/>
          <w:szCs w:val="24"/>
        </w:rPr>
      </w:pPr>
      <w:r w:rsidRPr="003C242D">
        <w:rPr>
          <w:rFonts w:ascii="Times New Roman" w:hAnsi="Times New Roman" w:cs="Times New Roman"/>
          <w:sz w:val="24"/>
          <w:szCs w:val="24"/>
        </w:rPr>
        <w:t>[</w:t>
      </w:r>
      <w:r w:rsidR="006D09AE" w:rsidRPr="003C242D">
        <w:rPr>
          <w:rFonts w:ascii="Times New Roman" w:hAnsi="Times New Roman" w:cs="Times New Roman"/>
          <w:sz w:val="24"/>
          <w:szCs w:val="24"/>
        </w:rPr>
        <w:t>26</w:t>
      </w:r>
      <w:r w:rsidRPr="003C242D">
        <w:rPr>
          <w:rFonts w:ascii="Times New Roman" w:hAnsi="Times New Roman" w:cs="Times New Roman"/>
          <w:sz w:val="24"/>
          <w:szCs w:val="24"/>
        </w:rPr>
        <w:t>] Chen Q, Shi H. Design and implementation of domain knowledge service platform based on spring framework[J]. Proceedings of the Association for Information Science &amp; Technology, 2017, 54(1):635-636.</w:t>
      </w:r>
    </w:p>
    <w:p w14:paraId="437F254F" w14:textId="77777777" w:rsidR="00E72732" w:rsidRPr="003C242D" w:rsidRDefault="00E72732" w:rsidP="00E72732">
      <w:pPr>
        <w:rPr>
          <w:rFonts w:ascii="Times New Roman" w:hAnsi="Times New Roman" w:cs="Times New Roman"/>
          <w:sz w:val="24"/>
          <w:szCs w:val="24"/>
        </w:rPr>
      </w:pPr>
      <w:r w:rsidRPr="003C242D">
        <w:rPr>
          <w:rFonts w:ascii="Times New Roman" w:hAnsi="Times New Roman" w:cs="Times New Roman"/>
          <w:sz w:val="24"/>
          <w:szCs w:val="24"/>
        </w:rPr>
        <w:t>[</w:t>
      </w:r>
      <w:r w:rsidR="006D09AE" w:rsidRPr="003C242D">
        <w:rPr>
          <w:rFonts w:ascii="Times New Roman" w:hAnsi="Times New Roman" w:cs="Times New Roman"/>
          <w:sz w:val="24"/>
          <w:szCs w:val="24"/>
        </w:rPr>
        <w:t>27</w:t>
      </w:r>
      <w:r w:rsidRPr="003C242D">
        <w:rPr>
          <w:rFonts w:ascii="Times New Roman" w:hAnsi="Times New Roman" w:cs="Times New Roman"/>
          <w:sz w:val="24"/>
          <w:szCs w:val="24"/>
        </w:rPr>
        <w:t>] Sharif A, Forouraghi B. evoGraphs — A jQuery plugin to create web accessible graphs[C]// Consumer Communications &amp; Networking Conference. 2018.</w:t>
      </w:r>
    </w:p>
    <w:p w14:paraId="7FC72AFA" w14:textId="77777777" w:rsidR="001A0352" w:rsidRDefault="001A0352" w:rsidP="00E72732"/>
    <w:p w14:paraId="16C8AC83" w14:textId="77777777" w:rsidR="001A0352" w:rsidRDefault="001A0352" w:rsidP="00E72732"/>
    <w:p w14:paraId="2B8EE273" w14:textId="77777777" w:rsidR="001A0352" w:rsidRDefault="001A0352" w:rsidP="001A0352">
      <w:pPr>
        <w:pStyle w:val="1"/>
        <w:jc w:val="center"/>
      </w:pPr>
      <w:r>
        <w:lastRenderedPageBreak/>
        <w:t>附</w:t>
      </w:r>
      <w:r>
        <w:rPr>
          <w:rFonts w:hint="eastAsia"/>
        </w:rPr>
        <w:t xml:space="preserve"> </w:t>
      </w:r>
      <w:r>
        <w:t xml:space="preserve"> </w:t>
      </w:r>
      <w:r>
        <w:t>录</w:t>
      </w:r>
    </w:p>
    <w:p w14:paraId="23922CD9" w14:textId="77777777" w:rsidR="001A0352" w:rsidRPr="008C0841" w:rsidRDefault="001A0352" w:rsidP="001A0352">
      <w:pPr>
        <w:rPr>
          <w:rFonts w:ascii="黑体" w:eastAsia="黑体"/>
          <w:sz w:val="24"/>
          <w:szCs w:val="24"/>
        </w:rPr>
      </w:pPr>
      <w:r w:rsidRPr="008C0841">
        <w:rPr>
          <w:rFonts w:ascii="黑体" w:eastAsia="黑体" w:hint="eastAsia"/>
          <w:sz w:val="24"/>
          <w:szCs w:val="24"/>
        </w:rPr>
        <w:t>附录一：</w:t>
      </w:r>
    </w:p>
    <w:p w14:paraId="39CF36DB" w14:textId="77777777" w:rsidR="001A0352" w:rsidRPr="003C242D" w:rsidRDefault="001A0352" w:rsidP="001A0352">
      <w:pPr>
        <w:rPr>
          <w:sz w:val="24"/>
          <w:szCs w:val="24"/>
        </w:rPr>
      </w:pPr>
      <w:r>
        <w:tab/>
      </w:r>
      <w:r w:rsidRPr="003C242D">
        <w:rPr>
          <w:sz w:val="24"/>
          <w:szCs w:val="24"/>
        </w:rPr>
        <w:t>Spring Framework</w:t>
      </w:r>
      <w:r w:rsidRPr="003C242D">
        <w:rPr>
          <w:rFonts w:ascii="宋体" w:eastAsia="宋体" w:hAnsi="宋体" w:hint="eastAsia"/>
          <w:sz w:val="24"/>
          <w:szCs w:val="24"/>
        </w:rPr>
        <w:t>官方资料：</w:t>
      </w:r>
      <w:r w:rsidR="008C0841" w:rsidRPr="003C242D">
        <w:rPr>
          <w:rFonts w:ascii="宋体" w:eastAsia="宋体" w:hAnsi="宋体" w:hint="eastAsia"/>
          <w:sz w:val="24"/>
          <w:szCs w:val="24"/>
        </w:rPr>
        <w:t>官方网站</w:t>
      </w:r>
      <w:r w:rsidR="008C0841" w:rsidRPr="003C242D">
        <w:rPr>
          <w:rFonts w:hint="eastAsia"/>
          <w:sz w:val="24"/>
          <w:szCs w:val="24"/>
        </w:rPr>
        <w:t>：</w:t>
      </w:r>
      <w:hyperlink r:id="rId53" w:history="1">
        <w:r w:rsidR="008C0841" w:rsidRPr="003C242D">
          <w:rPr>
            <w:rStyle w:val="a6"/>
            <w:rFonts w:hint="eastAsia"/>
            <w:sz w:val="24"/>
            <w:szCs w:val="24"/>
          </w:rPr>
          <w:t>spring</w:t>
        </w:r>
        <w:r w:rsidR="008C0841" w:rsidRPr="003C242D">
          <w:rPr>
            <w:rStyle w:val="a6"/>
            <w:sz w:val="24"/>
            <w:szCs w:val="24"/>
          </w:rPr>
          <w:t>.io</w:t>
        </w:r>
      </w:hyperlink>
    </w:p>
    <w:p w14:paraId="5D7847F9" w14:textId="77777777" w:rsidR="001A0352" w:rsidRPr="005964FE" w:rsidRDefault="001A0352" w:rsidP="001A0352">
      <w:pPr>
        <w:pStyle w:val="a9"/>
        <w:numPr>
          <w:ilvl w:val="0"/>
          <w:numId w:val="7"/>
        </w:numPr>
        <w:ind w:firstLineChars="0"/>
        <w:rPr>
          <w:sz w:val="24"/>
          <w:szCs w:val="24"/>
        </w:rPr>
      </w:pPr>
      <w:r w:rsidRPr="005964FE">
        <w:rPr>
          <w:sz w:val="24"/>
          <w:szCs w:val="24"/>
        </w:rPr>
        <w:t>Overview:</w:t>
      </w:r>
    </w:p>
    <w:p w14:paraId="6A6E022E" w14:textId="77777777" w:rsidR="001A0352" w:rsidRPr="0021478C" w:rsidRDefault="001A0352" w:rsidP="00A21234">
      <w:pPr>
        <w:pStyle w:val="ab"/>
        <w:numPr>
          <w:ilvl w:val="0"/>
          <w:numId w:val="12"/>
        </w:numPr>
        <w:shd w:val="clear" w:color="auto" w:fill="F1F1F1"/>
        <w:spacing w:before="0" w:beforeAutospacing="0" w:after="0" w:afterAutospacing="0" w:line="360" w:lineRule="atLeast"/>
        <w:rPr>
          <w:rFonts w:ascii="Times New Roman" w:hAnsi="Times New Roman" w:cs="Times New Roman"/>
          <w:color w:val="34302D"/>
          <w:sz w:val="23"/>
          <w:szCs w:val="23"/>
        </w:rPr>
      </w:pPr>
      <w:r w:rsidRPr="0021478C">
        <w:rPr>
          <w:rFonts w:ascii="Times New Roman" w:hAnsi="Times New Roman" w:cs="Times New Roman"/>
          <w:color w:val="34302D"/>
          <w:sz w:val="23"/>
          <w:szCs w:val="23"/>
        </w:rPr>
        <w:t>The Spring Framework provides a comprehensive programming and configuration model for modern Java-based enterprise applications - on any kind of deployment platform.</w:t>
      </w:r>
    </w:p>
    <w:p w14:paraId="1956A00A" w14:textId="77777777" w:rsidR="001A0352" w:rsidRPr="0021478C" w:rsidRDefault="001A0352" w:rsidP="00A21234">
      <w:pPr>
        <w:pStyle w:val="ab"/>
        <w:numPr>
          <w:ilvl w:val="0"/>
          <w:numId w:val="12"/>
        </w:numPr>
        <w:shd w:val="clear" w:color="auto" w:fill="F1F1F1"/>
        <w:spacing w:before="0" w:beforeAutospacing="0" w:after="0" w:afterAutospacing="0" w:line="360" w:lineRule="atLeast"/>
        <w:rPr>
          <w:rFonts w:ascii="Times New Roman" w:hAnsi="Times New Roman" w:cs="Times New Roman"/>
          <w:color w:val="34302D"/>
          <w:sz w:val="23"/>
          <w:szCs w:val="23"/>
        </w:rPr>
      </w:pPr>
      <w:r w:rsidRPr="0021478C">
        <w:rPr>
          <w:rFonts w:ascii="Times New Roman" w:hAnsi="Times New Roman" w:cs="Times New Roman"/>
          <w:color w:val="34302D"/>
          <w:sz w:val="23"/>
          <w:szCs w:val="23"/>
        </w:rPr>
        <w:t>A key element of Spring is infrastructural support at the application level: Spring focuses on the "plumbing" of enterprise applications so that teams can focus on application-level business logic, without unnecessary ties to specific deployment environments.</w:t>
      </w:r>
    </w:p>
    <w:p w14:paraId="2B4666BE" w14:textId="77777777" w:rsidR="001A0352" w:rsidRPr="005964FE" w:rsidRDefault="001A0352" w:rsidP="001A0352">
      <w:pPr>
        <w:pStyle w:val="a9"/>
        <w:numPr>
          <w:ilvl w:val="0"/>
          <w:numId w:val="7"/>
        </w:numPr>
        <w:ind w:firstLineChars="0"/>
        <w:rPr>
          <w:sz w:val="24"/>
          <w:szCs w:val="24"/>
        </w:rPr>
      </w:pPr>
      <w:r w:rsidRPr="005964FE">
        <w:rPr>
          <w:sz w:val="24"/>
          <w:szCs w:val="24"/>
        </w:rPr>
        <w:t>Features</w:t>
      </w:r>
    </w:p>
    <w:p w14:paraId="46E048F6" w14:textId="77777777" w:rsidR="001A0352" w:rsidRPr="0021478C" w:rsidRDefault="006400E8" w:rsidP="001A0352">
      <w:pPr>
        <w:pStyle w:val="ab"/>
        <w:numPr>
          <w:ilvl w:val="0"/>
          <w:numId w:val="9"/>
        </w:numPr>
        <w:shd w:val="clear" w:color="auto" w:fill="F1F1F1"/>
        <w:spacing w:before="0" w:beforeAutospacing="0" w:after="0" w:afterAutospacing="0" w:line="360" w:lineRule="atLeast"/>
        <w:rPr>
          <w:rFonts w:ascii="Times New Roman" w:hAnsi="Times New Roman" w:cs="Times New Roman"/>
          <w:color w:val="34302D"/>
          <w:sz w:val="23"/>
          <w:szCs w:val="23"/>
        </w:rPr>
      </w:pPr>
      <w:hyperlink r:id="rId54" w:history="1">
        <w:r w:rsidR="001A0352" w:rsidRPr="0021478C">
          <w:rPr>
            <w:rFonts w:ascii="Times New Roman" w:hAnsi="Times New Roman" w:cs="Times New Roman"/>
            <w:color w:val="34302D"/>
          </w:rPr>
          <w:t>Core technologies</w:t>
        </w:r>
      </w:hyperlink>
      <w:r w:rsidR="001A0352" w:rsidRPr="0021478C">
        <w:rPr>
          <w:rFonts w:ascii="Times New Roman" w:hAnsi="Times New Roman" w:cs="Times New Roman"/>
          <w:color w:val="34302D"/>
          <w:sz w:val="23"/>
          <w:szCs w:val="23"/>
        </w:rPr>
        <w:t>: dependency injection, events, resources, i18n, validation, data binding, type conversion, SpEL, AOP.</w:t>
      </w:r>
    </w:p>
    <w:p w14:paraId="255BD937" w14:textId="77777777" w:rsidR="001A0352" w:rsidRPr="0021478C" w:rsidRDefault="006400E8" w:rsidP="001A0352">
      <w:pPr>
        <w:pStyle w:val="ab"/>
        <w:numPr>
          <w:ilvl w:val="0"/>
          <w:numId w:val="9"/>
        </w:numPr>
        <w:shd w:val="clear" w:color="auto" w:fill="F1F1F1"/>
        <w:spacing w:before="0" w:beforeAutospacing="0" w:after="0" w:afterAutospacing="0" w:line="360" w:lineRule="atLeast"/>
        <w:rPr>
          <w:rFonts w:ascii="Times New Roman" w:hAnsi="Times New Roman" w:cs="Times New Roman"/>
          <w:color w:val="34302D"/>
          <w:sz w:val="23"/>
          <w:szCs w:val="23"/>
        </w:rPr>
      </w:pPr>
      <w:hyperlink r:id="rId55" w:history="1">
        <w:r w:rsidR="001A0352" w:rsidRPr="0021478C">
          <w:rPr>
            <w:rFonts w:ascii="Times New Roman" w:hAnsi="Times New Roman" w:cs="Times New Roman"/>
            <w:color w:val="34302D"/>
          </w:rPr>
          <w:t>Testing</w:t>
        </w:r>
      </w:hyperlink>
      <w:r w:rsidR="001A0352" w:rsidRPr="0021478C">
        <w:rPr>
          <w:rFonts w:ascii="Times New Roman" w:hAnsi="Times New Roman" w:cs="Times New Roman"/>
          <w:color w:val="34302D"/>
          <w:sz w:val="23"/>
          <w:szCs w:val="23"/>
        </w:rPr>
        <w:t>: mock objects, TestContext framework, Spring MVC Test, WebTestClient.</w:t>
      </w:r>
    </w:p>
    <w:p w14:paraId="4FA8D045" w14:textId="77777777" w:rsidR="001A0352" w:rsidRPr="0021478C" w:rsidRDefault="006400E8" w:rsidP="001A0352">
      <w:pPr>
        <w:pStyle w:val="ab"/>
        <w:numPr>
          <w:ilvl w:val="0"/>
          <w:numId w:val="9"/>
        </w:numPr>
        <w:shd w:val="clear" w:color="auto" w:fill="F1F1F1"/>
        <w:spacing w:before="0" w:beforeAutospacing="0" w:after="0" w:afterAutospacing="0" w:line="360" w:lineRule="atLeast"/>
        <w:rPr>
          <w:rFonts w:ascii="Times New Roman" w:hAnsi="Times New Roman" w:cs="Times New Roman"/>
          <w:color w:val="34302D"/>
          <w:sz w:val="23"/>
          <w:szCs w:val="23"/>
        </w:rPr>
      </w:pPr>
      <w:hyperlink r:id="rId56" w:history="1">
        <w:r w:rsidR="001A0352" w:rsidRPr="0021478C">
          <w:rPr>
            <w:rFonts w:ascii="Times New Roman" w:hAnsi="Times New Roman" w:cs="Times New Roman"/>
            <w:color w:val="34302D"/>
          </w:rPr>
          <w:t>Data Access</w:t>
        </w:r>
      </w:hyperlink>
      <w:r w:rsidR="001A0352" w:rsidRPr="0021478C">
        <w:rPr>
          <w:rFonts w:ascii="Times New Roman" w:hAnsi="Times New Roman" w:cs="Times New Roman"/>
          <w:color w:val="34302D"/>
          <w:sz w:val="23"/>
          <w:szCs w:val="23"/>
        </w:rPr>
        <w:t>: transactions, DAO support, JDBC, ORM, Marshalling XML.</w:t>
      </w:r>
    </w:p>
    <w:p w14:paraId="1A4AD73D" w14:textId="77777777" w:rsidR="001A0352" w:rsidRPr="0021478C" w:rsidRDefault="006400E8" w:rsidP="001A0352">
      <w:pPr>
        <w:pStyle w:val="ab"/>
        <w:numPr>
          <w:ilvl w:val="0"/>
          <w:numId w:val="9"/>
        </w:numPr>
        <w:shd w:val="clear" w:color="auto" w:fill="F1F1F1"/>
        <w:spacing w:before="0" w:beforeAutospacing="0" w:after="0" w:afterAutospacing="0" w:line="360" w:lineRule="atLeast"/>
        <w:rPr>
          <w:rFonts w:ascii="Times New Roman" w:hAnsi="Times New Roman" w:cs="Times New Roman"/>
          <w:color w:val="34302D"/>
          <w:sz w:val="23"/>
          <w:szCs w:val="23"/>
        </w:rPr>
      </w:pPr>
      <w:hyperlink r:id="rId57" w:history="1">
        <w:r w:rsidR="001A0352" w:rsidRPr="0021478C">
          <w:rPr>
            <w:rFonts w:ascii="Times New Roman" w:hAnsi="Times New Roman" w:cs="Times New Roman"/>
            <w:color w:val="34302D"/>
          </w:rPr>
          <w:t>Spring MVC</w:t>
        </w:r>
      </w:hyperlink>
      <w:r w:rsidR="001A0352" w:rsidRPr="0021478C">
        <w:rPr>
          <w:rFonts w:ascii="Times New Roman" w:hAnsi="Times New Roman" w:cs="Times New Roman"/>
          <w:color w:val="34302D"/>
          <w:sz w:val="23"/>
          <w:szCs w:val="23"/>
        </w:rPr>
        <w:t> and </w:t>
      </w:r>
      <w:hyperlink r:id="rId58" w:history="1">
        <w:r w:rsidR="001A0352" w:rsidRPr="0021478C">
          <w:rPr>
            <w:rFonts w:ascii="Times New Roman" w:hAnsi="Times New Roman" w:cs="Times New Roman"/>
            <w:color w:val="34302D"/>
          </w:rPr>
          <w:t>Spring WebFlux</w:t>
        </w:r>
      </w:hyperlink>
      <w:r w:rsidR="001A0352" w:rsidRPr="0021478C">
        <w:rPr>
          <w:rFonts w:ascii="Times New Roman" w:hAnsi="Times New Roman" w:cs="Times New Roman"/>
          <w:color w:val="34302D"/>
          <w:sz w:val="23"/>
          <w:szCs w:val="23"/>
        </w:rPr>
        <w:t> web frameworks.</w:t>
      </w:r>
    </w:p>
    <w:p w14:paraId="442FEF6A" w14:textId="77777777" w:rsidR="001A0352" w:rsidRPr="0021478C" w:rsidRDefault="006400E8" w:rsidP="001A0352">
      <w:pPr>
        <w:pStyle w:val="ab"/>
        <w:numPr>
          <w:ilvl w:val="0"/>
          <w:numId w:val="9"/>
        </w:numPr>
        <w:shd w:val="clear" w:color="auto" w:fill="F1F1F1"/>
        <w:spacing w:before="0" w:beforeAutospacing="0" w:after="0" w:afterAutospacing="0" w:line="360" w:lineRule="atLeast"/>
        <w:rPr>
          <w:rFonts w:ascii="Times New Roman" w:hAnsi="Times New Roman" w:cs="Times New Roman"/>
          <w:color w:val="34302D"/>
          <w:sz w:val="23"/>
          <w:szCs w:val="23"/>
        </w:rPr>
      </w:pPr>
      <w:hyperlink r:id="rId59" w:history="1">
        <w:r w:rsidR="001A0352" w:rsidRPr="0021478C">
          <w:rPr>
            <w:rFonts w:ascii="Times New Roman" w:hAnsi="Times New Roman" w:cs="Times New Roman"/>
            <w:color w:val="34302D"/>
          </w:rPr>
          <w:t>Integration</w:t>
        </w:r>
      </w:hyperlink>
      <w:r w:rsidR="001A0352" w:rsidRPr="0021478C">
        <w:rPr>
          <w:rFonts w:ascii="Times New Roman" w:hAnsi="Times New Roman" w:cs="Times New Roman"/>
          <w:color w:val="34302D"/>
          <w:sz w:val="23"/>
          <w:szCs w:val="23"/>
        </w:rPr>
        <w:t>: remoting, JMS, JCA, JMX, email, tasks, scheduling, cache.</w:t>
      </w:r>
    </w:p>
    <w:p w14:paraId="7E008E72" w14:textId="77777777" w:rsidR="001A0352" w:rsidRPr="0021478C" w:rsidRDefault="006400E8" w:rsidP="001A0352">
      <w:pPr>
        <w:pStyle w:val="ab"/>
        <w:numPr>
          <w:ilvl w:val="0"/>
          <w:numId w:val="9"/>
        </w:numPr>
        <w:shd w:val="clear" w:color="auto" w:fill="F1F1F1"/>
        <w:spacing w:before="0" w:beforeAutospacing="0" w:after="0" w:afterAutospacing="0" w:line="360" w:lineRule="atLeast"/>
        <w:rPr>
          <w:rFonts w:ascii="Times New Roman" w:hAnsi="Times New Roman" w:cs="Times New Roman"/>
          <w:color w:val="34302D"/>
          <w:sz w:val="23"/>
          <w:szCs w:val="23"/>
        </w:rPr>
      </w:pPr>
      <w:hyperlink r:id="rId60" w:history="1">
        <w:r w:rsidR="001A0352" w:rsidRPr="0021478C">
          <w:rPr>
            <w:rFonts w:ascii="Times New Roman" w:hAnsi="Times New Roman" w:cs="Times New Roman"/>
            <w:color w:val="34302D"/>
          </w:rPr>
          <w:t>Languages</w:t>
        </w:r>
      </w:hyperlink>
      <w:r w:rsidR="001A0352" w:rsidRPr="0021478C">
        <w:rPr>
          <w:rFonts w:ascii="Times New Roman" w:hAnsi="Times New Roman" w:cs="Times New Roman"/>
          <w:color w:val="34302D"/>
          <w:sz w:val="23"/>
          <w:szCs w:val="23"/>
        </w:rPr>
        <w:t>: Kotlin, Groovy, dynamic languages.</w:t>
      </w:r>
    </w:p>
    <w:p w14:paraId="76659C8E" w14:textId="77777777" w:rsidR="001A0352" w:rsidRPr="005964FE" w:rsidRDefault="001A0352" w:rsidP="001A0352">
      <w:pPr>
        <w:pStyle w:val="a9"/>
        <w:numPr>
          <w:ilvl w:val="0"/>
          <w:numId w:val="7"/>
        </w:numPr>
        <w:ind w:firstLineChars="0"/>
        <w:rPr>
          <w:sz w:val="24"/>
          <w:szCs w:val="24"/>
        </w:rPr>
      </w:pPr>
      <w:r w:rsidRPr="005964FE">
        <w:rPr>
          <w:sz w:val="24"/>
          <w:szCs w:val="24"/>
        </w:rPr>
        <w:t>SpringOnePlatform 2017 talks</w:t>
      </w:r>
    </w:p>
    <w:p w14:paraId="3333D837" w14:textId="77777777" w:rsidR="001A0352" w:rsidRPr="0021478C" w:rsidRDefault="006400E8" w:rsidP="0021478C">
      <w:pPr>
        <w:pStyle w:val="ab"/>
        <w:numPr>
          <w:ilvl w:val="0"/>
          <w:numId w:val="9"/>
        </w:numPr>
        <w:shd w:val="clear" w:color="auto" w:fill="F1F1F1"/>
        <w:spacing w:before="0" w:beforeAutospacing="0" w:after="0" w:afterAutospacing="0" w:line="360" w:lineRule="atLeast"/>
        <w:rPr>
          <w:rFonts w:ascii="Times New Roman" w:hAnsi="Times New Roman" w:cs="Times New Roman"/>
          <w:color w:val="34302D"/>
          <w:sz w:val="23"/>
          <w:szCs w:val="23"/>
        </w:rPr>
      </w:pPr>
      <w:hyperlink r:id="rId61" w:history="1">
        <w:r w:rsidR="001A0352" w:rsidRPr="0021478C">
          <w:rPr>
            <w:rFonts w:ascii="Times New Roman" w:hAnsi="Times New Roman" w:cs="Times New Roman"/>
            <w:color w:val="34302D"/>
          </w:rPr>
          <w:t>Spring Framework 5.0 on JDK 8 &amp; 9</w:t>
        </w:r>
      </w:hyperlink>
    </w:p>
    <w:p w14:paraId="66FA8DB8" w14:textId="77777777" w:rsidR="001A0352" w:rsidRPr="0021478C" w:rsidRDefault="006400E8" w:rsidP="0021478C">
      <w:pPr>
        <w:pStyle w:val="ab"/>
        <w:numPr>
          <w:ilvl w:val="0"/>
          <w:numId w:val="9"/>
        </w:numPr>
        <w:shd w:val="clear" w:color="auto" w:fill="F1F1F1"/>
        <w:spacing w:before="0" w:beforeAutospacing="0" w:after="0" w:afterAutospacing="0" w:line="360" w:lineRule="atLeast"/>
        <w:rPr>
          <w:rFonts w:ascii="Times New Roman" w:hAnsi="Times New Roman" w:cs="Times New Roman"/>
          <w:color w:val="34302D"/>
          <w:sz w:val="23"/>
          <w:szCs w:val="23"/>
        </w:rPr>
      </w:pPr>
      <w:hyperlink r:id="rId62" w:history="1">
        <w:r w:rsidR="001A0352" w:rsidRPr="0021478C">
          <w:rPr>
            <w:rFonts w:ascii="Times New Roman" w:hAnsi="Times New Roman" w:cs="Times New Roman"/>
            <w:color w:val="34302D"/>
          </w:rPr>
          <w:t>Servlet or Reactive Stacks: The Choice is Yours. Oh No…​ The Choice is Mine!</w:t>
        </w:r>
      </w:hyperlink>
    </w:p>
    <w:p w14:paraId="351BC095" w14:textId="77777777" w:rsidR="001A0352" w:rsidRPr="0021478C" w:rsidRDefault="006400E8" w:rsidP="0021478C">
      <w:pPr>
        <w:pStyle w:val="ab"/>
        <w:numPr>
          <w:ilvl w:val="0"/>
          <w:numId w:val="9"/>
        </w:numPr>
        <w:shd w:val="clear" w:color="auto" w:fill="F1F1F1"/>
        <w:spacing w:before="0" w:beforeAutospacing="0" w:after="0" w:afterAutospacing="0" w:line="360" w:lineRule="atLeast"/>
        <w:rPr>
          <w:rFonts w:ascii="Times New Roman" w:hAnsi="Times New Roman" w:cs="Times New Roman"/>
          <w:color w:val="34302D"/>
          <w:sz w:val="23"/>
          <w:szCs w:val="23"/>
        </w:rPr>
      </w:pPr>
      <w:hyperlink r:id="rId63" w:history="1">
        <w:r w:rsidR="001A0352" w:rsidRPr="0021478C">
          <w:rPr>
            <w:rFonts w:ascii="Times New Roman" w:hAnsi="Times New Roman" w:cs="Times New Roman"/>
            <w:color w:val="34302D"/>
          </w:rPr>
          <w:t>New in Spring Framework 5.0: Functional Web Framework</w:t>
        </w:r>
      </w:hyperlink>
    </w:p>
    <w:p w14:paraId="04B7EDD2" w14:textId="77777777" w:rsidR="001A0352" w:rsidRPr="0021478C" w:rsidRDefault="006400E8" w:rsidP="0021478C">
      <w:pPr>
        <w:pStyle w:val="ab"/>
        <w:numPr>
          <w:ilvl w:val="0"/>
          <w:numId w:val="9"/>
        </w:numPr>
        <w:shd w:val="clear" w:color="auto" w:fill="F1F1F1"/>
        <w:spacing w:before="0" w:beforeAutospacing="0" w:after="0" w:afterAutospacing="0" w:line="360" w:lineRule="atLeast"/>
        <w:rPr>
          <w:rFonts w:ascii="Times New Roman" w:hAnsi="Times New Roman" w:cs="Times New Roman"/>
          <w:color w:val="34302D"/>
          <w:sz w:val="23"/>
          <w:szCs w:val="23"/>
        </w:rPr>
      </w:pPr>
      <w:hyperlink r:id="rId64" w:history="1">
        <w:r w:rsidR="001A0352" w:rsidRPr="0021478C">
          <w:rPr>
            <w:rFonts w:ascii="Times New Roman" w:hAnsi="Times New Roman" w:cs="Times New Roman"/>
            <w:color w:val="34302D"/>
          </w:rPr>
          <w:t>Why Spring Loves Kotlin</w:t>
        </w:r>
      </w:hyperlink>
    </w:p>
    <w:p w14:paraId="1F2B5507" w14:textId="77777777" w:rsidR="001A0352" w:rsidRPr="001A0352" w:rsidRDefault="001A0352" w:rsidP="001A0352"/>
    <w:sectPr w:rsidR="001A0352" w:rsidRPr="001A0352" w:rsidSect="00286EE1">
      <w:headerReference w:type="default" r:id="rId65"/>
      <w:pgSz w:w="11906" w:h="16838"/>
      <w:pgMar w:top="1588" w:right="1418" w:bottom="1418" w:left="1418" w:header="907" w:footer="850" w:gutter="284"/>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王同罕" w:date="2019-05-04T15:46:00Z" w:initials="A">
    <w:p w14:paraId="08E16B3F" w14:textId="77777777" w:rsidR="00EC21DC" w:rsidRDefault="00EC21DC">
      <w:pPr>
        <w:pStyle w:val="af"/>
      </w:pPr>
      <w:r>
        <w:rPr>
          <w:rStyle w:val="ae"/>
        </w:rPr>
        <w:annotationRef/>
      </w:r>
      <w:r>
        <w:t>改过来</w:t>
      </w:r>
    </w:p>
  </w:comment>
  <w:comment w:id="28" w:author="王同罕" w:date="2019-05-04T15:51:00Z" w:initials="A">
    <w:p w14:paraId="64276D6A" w14:textId="7D0D9399" w:rsidR="00EC21DC" w:rsidRDefault="00EC21DC">
      <w:pPr>
        <w:pStyle w:val="af"/>
      </w:pPr>
      <w:r>
        <w:rPr>
          <w:rStyle w:val="ae"/>
        </w:rPr>
        <w:annotationRef/>
      </w:r>
      <w:r>
        <w:t>根据中文部分相应修改</w:t>
      </w:r>
    </w:p>
  </w:comment>
  <w:comment w:id="32" w:author="王同罕" w:date="2019-05-04T15:55:00Z" w:initials="A">
    <w:p w14:paraId="0CE46173" w14:textId="5A275FC6" w:rsidR="00EC21DC" w:rsidRDefault="00EC21DC">
      <w:pPr>
        <w:pStyle w:val="af"/>
      </w:pPr>
      <w:r>
        <w:rPr>
          <w:rStyle w:val="ae"/>
        </w:rPr>
        <w:annotationRef/>
      </w:r>
      <w:r>
        <w:t>一上来不能</w:t>
      </w:r>
      <w:r>
        <w:rPr>
          <w:rFonts w:hint="eastAsia"/>
        </w:rPr>
        <w:t>[18,19]，从文献1开始</w:t>
      </w:r>
    </w:p>
  </w:comment>
  <w:comment w:id="46" w:author="王同罕" w:date="2019-05-04T16:02:00Z" w:initials="A">
    <w:p w14:paraId="0AC003B6" w14:textId="410A76DC" w:rsidR="00D85D4C" w:rsidRDefault="00D85D4C">
      <w:pPr>
        <w:pStyle w:val="af"/>
      </w:pPr>
      <w:r>
        <w:rPr>
          <w:rStyle w:val="ae"/>
        </w:rPr>
        <w:annotationRef/>
      </w:r>
      <w:r>
        <w:t>参考文献按顺序引用</w:t>
      </w:r>
    </w:p>
  </w:comment>
  <w:comment w:id="65" w:author="王同罕" w:date="2019-05-04T16:06:00Z" w:initials="A">
    <w:p w14:paraId="5F6213DF" w14:textId="0BF5D3B4" w:rsidR="00F24F96" w:rsidRDefault="00F24F96">
      <w:pPr>
        <w:pStyle w:val="af"/>
      </w:pPr>
      <w:r>
        <w:rPr>
          <w:rStyle w:val="ae"/>
        </w:rPr>
        <w:annotationRef/>
      </w:r>
      <w:r>
        <w:t>文献号</w:t>
      </w:r>
    </w:p>
  </w:comment>
  <w:comment w:id="98" w:author="王同罕" w:date="2019-05-04T16:11:00Z" w:initials="A">
    <w:p w14:paraId="57B64F17" w14:textId="14BA7A29" w:rsidR="00470509" w:rsidRDefault="00470509">
      <w:pPr>
        <w:pStyle w:val="af"/>
      </w:pPr>
      <w:r>
        <w:rPr>
          <w:rStyle w:val="ae"/>
        </w:rPr>
        <w:annotationRef/>
      </w:r>
      <w:r>
        <w:t>图2.1 首页展示</w:t>
      </w:r>
      <w:r>
        <w:rPr>
          <w:rFonts w:hint="eastAsia"/>
        </w:rPr>
        <w:t xml:space="preserve"> </w:t>
      </w:r>
    </w:p>
  </w:comment>
  <w:comment w:id="101" w:author="王同罕" w:date="2019-05-04T16:12:00Z" w:initials="A">
    <w:p w14:paraId="44FAEB27" w14:textId="67991C31" w:rsidR="00470509" w:rsidRDefault="00470509">
      <w:pPr>
        <w:pStyle w:val="af"/>
      </w:pPr>
      <w:r>
        <w:rPr>
          <w:rStyle w:val="ae"/>
        </w:rPr>
        <w:annotationRef/>
      </w:r>
      <w:r>
        <w:t>图2.2 详细信息展示</w:t>
      </w:r>
    </w:p>
  </w:comment>
  <w:comment w:id="108" w:author="王同罕" w:date="2019-05-04T16:13:00Z" w:initials="A">
    <w:p w14:paraId="64C2D26D" w14:textId="05A3069F" w:rsidR="00470509" w:rsidRDefault="00470509" w:rsidP="00470509">
      <w:pPr>
        <w:jc w:val="center"/>
      </w:pPr>
      <w:r>
        <w:rPr>
          <w:rStyle w:val="ae"/>
        </w:rPr>
        <w:annotationRef/>
      </w:r>
      <w:r>
        <w:t>图</w:t>
      </w:r>
      <w:r>
        <w:rPr>
          <w:rFonts w:hint="eastAsia"/>
        </w:rPr>
        <w:t xml:space="preserve"> </w:t>
      </w:r>
      <w:r>
        <w:t>2.3普通管理展示</w:t>
      </w:r>
    </w:p>
    <w:p w14:paraId="162A0C8D" w14:textId="6630448D" w:rsidR="00470509" w:rsidRDefault="00470509">
      <w:pPr>
        <w:pStyle w:val="af"/>
      </w:pPr>
    </w:p>
  </w:comment>
  <w:comment w:id="115" w:author="王同罕" w:date="2019-05-04T16:15:00Z" w:initials="A">
    <w:p w14:paraId="751295BA" w14:textId="254FE178" w:rsidR="007A41C2" w:rsidRPr="0063601B" w:rsidRDefault="007A41C2" w:rsidP="007A41C2">
      <w:pPr>
        <w:jc w:val="center"/>
      </w:pPr>
      <w:r>
        <w:rPr>
          <w:rStyle w:val="ae"/>
        </w:rPr>
        <w:annotationRef/>
      </w:r>
      <w:r>
        <w:t>图</w:t>
      </w:r>
      <w:r>
        <w:rPr>
          <w:rFonts w:hint="eastAsia"/>
        </w:rPr>
        <w:t xml:space="preserve"> </w:t>
      </w:r>
      <w:r>
        <w:t>2.4 超级模块管理展示</w:t>
      </w:r>
    </w:p>
    <w:p w14:paraId="7001562D" w14:textId="7E53EF5C" w:rsidR="007A41C2" w:rsidRDefault="007A41C2">
      <w:pPr>
        <w:pStyle w:val="af"/>
      </w:pPr>
    </w:p>
  </w:comment>
  <w:comment w:id="163" w:author="王同罕" w:date="2019-05-04T16:23:00Z" w:initials="A">
    <w:p w14:paraId="5234F34F" w14:textId="32550BB4" w:rsidR="002C4E8C" w:rsidRDefault="002C4E8C">
      <w:pPr>
        <w:pStyle w:val="af"/>
      </w:pPr>
      <w:r>
        <w:rPr>
          <w:rStyle w:val="ae"/>
        </w:rPr>
        <w:annotationRef/>
      </w:r>
      <w:r>
        <w:t>注意文献编号统一</w:t>
      </w:r>
    </w:p>
  </w:comment>
  <w:comment w:id="165" w:author="王同罕" w:date="2019-05-04T16:24:00Z" w:initials="A">
    <w:p w14:paraId="6C54E79B" w14:textId="6773FA9E" w:rsidR="002C4E8C" w:rsidRDefault="002C4E8C">
      <w:pPr>
        <w:pStyle w:val="af"/>
      </w:pPr>
      <w:r>
        <w:rPr>
          <w:rStyle w:val="ae"/>
        </w:rPr>
        <w:annotationRef/>
      </w:r>
      <w:r>
        <w:t>？？注意文献编号统一</w:t>
      </w:r>
    </w:p>
  </w:comment>
  <w:comment w:id="290" w:author="王同罕" w:date="2019-05-04T16:27:00Z" w:initials="A">
    <w:p w14:paraId="0912763D" w14:textId="1C35FBAC" w:rsidR="002C4E8C" w:rsidRDefault="002C4E8C">
      <w:pPr>
        <w:pStyle w:val="af"/>
      </w:pPr>
      <w:r>
        <w:rPr>
          <w:rStyle w:val="ae"/>
        </w:rPr>
        <w:annotationRef/>
      </w:r>
      <w:r>
        <w:t>图4.3 用户E-R图</w:t>
      </w:r>
    </w:p>
  </w:comment>
  <w:comment w:id="691" w:author="王同罕" w:date="2019-05-04T16:35:00Z" w:initials="A">
    <w:p w14:paraId="3E79A0C3" w14:textId="21D0BA9E" w:rsidR="00052417" w:rsidRDefault="00052417">
      <w:pPr>
        <w:pStyle w:val="af"/>
      </w:pPr>
      <w:r>
        <w:rPr>
          <w:rStyle w:val="ae"/>
        </w:rPr>
        <w:annotationRef/>
      </w:r>
      <w:r>
        <w:t>注意文献编号顺序统一</w:t>
      </w:r>
    </w:p>
  </w:comment>
  <w:comment w:id="705" w:author="王同罕" w:date="2019-05-04T16:40:00Z" w:initials="A">
    <w:p w14:paraId="5F387DF6" w14:textId="0E55BD48" w:rsidR="00543C06" w:rsidRDefault="00543C06">
      <w:pPr>
        <w:pStyle w:val="af"/>
      </w:pPr>
      <w:r>
        <w:rPr>
          <w:rStyle w:val="ae"/>
        </w:rPr>
        <w:annotationRef/>
      </w:r>
      <w:r>
        <w:t>注意文献编号</w:t>
      </w:r>
    </w:p>
  </w:comment>
  <w:comment w:id="732" w:author="王同罕" w:date="2019-05-04T16:45:00Z" w:initials="A">
    <w:p w14:paraId="79D55E9B" w14:textId="1FE8BAB5" w:rsidR="00F1046E" w:rsidRDefault="00F1046E">
      <w:pPr>
        <w:pStyle w:val="af"/>
      </w:pPr>
      <w:r>
        <w:rPr>
          <w:rStyle w:val="ae"/>
        </w:rPr>
        <w:annotationRef/>
      </w:r>
      <w:r>
        <w:t>？？？</w:t>
      </w:r>
    </w:p>
  </w:comment>
  <w:comment w:id="747" w:author="王同罕" w:date="2019-05-04T16:47:00Z" w:initials="A">
    <w:p w14:paraId="09576CF5" w14:textId="48DDCD0B" w:rsidR="00F1046E" w:rsidRDefault="00F1046E" w:rsidP="00F1046E">
      <w:pPr>
        <w:jc w:val="center"/>
      </w:pPr>
      <w:r>
        <w:rPr>
          <w:rStyle w:val="ae"/>
        </w:rPr>
        <w:annotationRef/>
      </w:r>
      <w:r w:rsidRPr="00FD1A1D">
        <w:rPr>
          <w:rFonts w:ascii="楷体" w:eastAsia="楷体" w:hAnsi="楷体"/>
        </w:rPr>
        <w:t>图</w:t>
      </w:r>
      <w:r w:rsidRPr="00FD1A1D">
        <w:rPr>
          <w:rFonts w:ascii="楷体" w:eastAsia="楷体" w:hAnsi="楷体" w:hint="eastAsia"/>
        </w:rPr>
        <w:t>6.</w:t>
      </w:r>
      <w:r>
        <w:rPr>
          <w:rFonts w:ascii="楷体" w:eastAsia="楷体" w:hAnsi="楷体" w:hint="eastAsia"/>
        </w:rPr>
        <w:t>2</w:t>
      </w:r>
      <w:r w:rsidRPr="00FD1A1D">
        <w:rPr>
          <w:rFonts w:ascii="楷体" w:eastAsia="楷体" w:hAnsi="楷体" w:hint="eastAsia"/>
        </w:rPr>
        <w:t xml:space="preserve"> 图名</w:t>
      </w:r>
      <w:r>
        <w:rPr>
          <w:rFonts w:ascii="楷体" w:eastAsia="楷体" w:hAnsi="楷体" w:hint="eastAsia"/>
        </w:rPr>
        <w:t>，格式楷体5号</w:t>
      </w:r>
    </w:p>
  </w:comment>
  <w:comment w:id="889" w:author="王同罕" w:date="2019-05-04T16:57:00Z" w:initials="A">
    <w:p w14:paraId="12C3FE77" w14:textId="1BD7A862" w:rsidR="00A305BA" w:rsidRDefault="00A305BA">
      <w:pPr>
        <w:pStyle w:val="af"/>
      </w:pPr>
      <w:r>
        <w:rPr>
          <w:rStyle w:val="ae"/>
        </w:rPr>
        <w:annotationRef/>
      </w:r>
      <w:r>
        <w:t>太口语化了，应</w:t>
      </w:r>
      <w:r>
        <w:rPr>
          <w:rFonts w:hint="eastAsia"/>
        </w:rPr>
        <w:t xml:space="preserve"> 书面语</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E16B3F" w15:done="0"/>
  <w15:commentEx w15:paraId="64276D6A" w15:done="0"/>
  <w15:commentEx w15:paraId="0CE46173" w15:done="0"/>
  <w15:commentEx w15:paraId="0AC003B6" w15:done="0"/>
  <w15:commentEx w15:paraId="5F6213DF" w15:done="0"/>
  <w15:commentEx w15:paraId="57B64F17" w15:done="0"/>
  <w15:commentEx w15:paraId="44FAEB27" w15:done="0"/>
  <w15:commentEx w15:paraId="162A0C8D" w15:done="0"/>
  <w15:commentEx w15:paraId="7001562D" w15:done="0"/>
  <w15:commentEx w15:paraId="5234F34F" w15:done="0"/>
  <w15:commentEx w15:paraId="6C54E79B" w15:done="0"/>
  <w15:commentEx w15:paraId="0912763D" w15:done="0"/>
  <w15:commentEx w15:paraId="3E79A0C3" w15:done="0"/>
  <w15:commentEx w15:paraId="5F387DF6" w15:done="0"/>
  <w15:commentEx w15:paraId="79D55E9B" w15:done="0"/>
  <w15:commentEx w15:paraId="09576CF5" w15:done="0"/>
  <w15:commentEx w15:paraId="12C3FE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FDC75E" w14:textId="77777777" w:rsidR="006400E8" w:rsidRDefault="006400E8">
      <w:r>
        <w:separator/>
      </w:r>
    </w:p>
  </w:endnote>
  <w:endnote w:type="continuationSeparator" w:id="0">
    <w:p w14:paraId="27825A84" w14:textId="77777777" w:rsidR="006400E8" w:rsidRDefault="00640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黑体">
    <w:altName w:val="Arial Unicode MS"/>
    <w:panose1 w:val="02010609060101010101"/>
    <w:charset w:val="86"/>
    <w:family w:val="modern"/>
    <w:notTrueType/>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SimSun-ExtB"/>
    <w:charset w:val="86"/>
    <w:family w:val="modern"/>
    <w:pitch w:val="default"/>
    <w:sig w:usb0="00000000" w:usb1="00000000" w:usb2="00000000" w:usb3="00000000" w:csb0="00040000" w:csb1="00000000"/>
  </w:font>
  <w:font w:name="楷体">
    <w:altName w:val="Arial Unicode MS"/>
    <w:panose1 w:val="02010609060101010101"/>
    <w:charset w:val="86"/>
    <w:family w:val="modern"/>
    <w:pitch w:val="fixed"/>
    <w:sig w:usb0="00000000"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3554" w14:textId="77777777" w:rsidR="00EC21DC" w:rsidRDefault="00EC21DC">
    <w:pPr>
      <w:pStyle w:val="a4"/>
      <w:jc w:val="center"/>
    </w:pPr>
  </w:p>
  <w:p w14:paraId="27AE80B1" w14:textId="77777777" w:rsidR="00EC21DC" w:rsidRDefault="00EC21D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DBCC3" w14:textId="77777777" w:rsidR="00EC21DC" w:rsidRDefault="00EC21DC">
    <w:pPr>
      <w:pStyle w:val="a4"/>
      <w:jc w:val="center"/>
    </w:pPr>
  </w:p>
  <w:p w14:paraId="12DF6F77" w14:textId="77777777" w:rsidR="00EC21DC" w:rsidRDefault="00EC21DC">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50F69" w14:textId="77777777" w:rsidR="00EC21DC" w:rsidRDefault="00EC21DC">
    <w:pPr>
      <w:pStyle w:val="a4"/>
      <w:tabs>
        <w:tab w:val="clear" w:pos="4153"/>
        <w:tab w:val="clear" w:pos="8306"/>
        <w:tab w:val="left" w:pos="96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635986"/>
      <w:docPartObj>
        <w:docPartGallery w:val="Page Numbers (Bottom of Page)"/>
        <w:docPartUnique/>
      </w:docPartObj>
    </w:sdtPr>
    <w:sdtEndPr/>
    <w:sdtContent>
      <w:p w14:paraId="122F3292" w14:textId="77777777" w:rsidR="00EC21DC" w:rsidRDefault="00EC21DC">
        <w:pPr>
          <w:pStyle w:val="a4"/>
          <w:jc w:val="center"/>
        </w:pPr>
        <w:r>
          <w:fldChar w:fldCharType="begin"/>
        </w:r>
        <w:r>
          <w:instrText>PAGE   \* MERGEFORMAT</w:instrText>
        </w:r>
        <w:r>
          <w:fldChar w:fldCharType="separate"/>
        </w:r>
        <w:r w:rsidR="008F6125" w:rsidRPr="008F6125">
          <w:rPr>
            <w:noProof/>
            <w:lang w:val="zh-CN"/>
          </w:rPr>
          <w:t>12</w:t>
        </w:r>
        <w:r>
          <w:fldChar w:fldCharType="end"/>
        </w:r>
      </w:p>
    </w:sdtContent>
  </w:sdt>
  <w:p w14:paraId="37B3CA21" w14:textId="77777777" w:rsidR="00EC21DC" w:rsidRDefault="00EC21D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719A04" w14:textId="77777777" w:rsidR="006400E8" w:rsidRDefault="006400E8">
      <w:r>
        <w:separator/>
      </w:r>
    </w:p>
  </w:footnote>
  <w:footnote w:type="continuationSeparator" w:id="0">
    <w:p w14:paraId="519831F5" w14:textId="77777777" w:rsidR="006400E8" w:rsidRDefault="006400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D5456" w14:textId="77777777" w:rsidR="00EC21DC" w:rsidRDefault="00EC21DC" w:rsidP="00094735">
    <w:pPr>
      <w:pStyle w:val="a5"/>
      <w:pBdr>
        <w:bottom w:val="single" w:sz="4" w:space="1" w:color="auto"/>
      </w:pBdr>
      <w:tabs>
        <w:tab w:val="clear" w:pos="4153"/>
        <w:tab w:val="clear" w:pos="8306"/>
        <w:tab w:val="center" w:pos="4535"/>
      </w:tabs>
      <w:jc w:val="left"/>
      <w:rPr>
        <w:sz w:val="28"/>
        <w:szCs w:val="28"/>
      </w:rPr>
    </w:pPr>
    <w:r>
      <w:rPr>
        <w:rStyle w:val="color000000"/>
        <w:rFonts w:hint="eastAsia"/>
        <w:color w:val="000000"/>
        <w:sz w:val="21"/>
        <w:szCs w:val="21"/>
      </w:rPr>
      <w:t>东华理工大学毕业设计（论文）</w:t>
    </w:r>
    <w:r>
      <w:ptab w:relativeTo="margin" w:alignment="center" w:leader="none"/>
    </w:r>
    <w:r>
      <w:ptab w:relativeTo="margin" w:alignment="right" w:leader="none"/>
    </w:r>
    <w:r>
      <w:rPr>
        <w:rFonts w:ascii="宋体" w:eastAsia="宋体" w:hAnsi="宋体" w:hint="eastAsia"/>
        <w:sz w:val="21"/>
        <w:szCs w:val="21"/>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B0101" w14:textId="77777777" w:rsidR="00EC21DC" w:rsidRDefault="00EC21DC">
    <w:pPr>
      <w:pStyle w:val="a5"/>
      <w:pBdr>
        <w:bottom w:val="none" w:sz="0" w:space="0" w:color="auto"/>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EC9D7" w14:textId="77777777" w:rsidR="00EC21DC" w:rsidRPr="00035393" w:rsidRDefault="00EC21DC" w:rsidP="0088175F">
    <w:pPr>
      <w:pStyle w:val="a5"/>
      <w:pBdr>
        <w:bottom w:val="single" w:sz="4" w:space="1" w:color="auto"/>
      </w:pBdr>
      <w:tabs>
        <w:tab w:val="clear" w:pos="4153"/>
        <w:tab w:val="clear" w:pos="8306"/>
        <w:tab w:val="center" w:pos="4535"/>
      </w:tabs>
      <w:jc w:val="left"/>
      <w:rPr>
        <w:rStyle w:val="color000000"/>
        <w:rFonts w:ascii="宋体" w:eastAsia="宋体" w:hAnsi="宋体"/>
        <w:color w:val="000000"/>
        <w:sz w:val="21"/>
        <w:szCs w:val="21"/>
      </w:rPr>
    </w:pPr>
    <w:r w:rsidRPr="00035393">
      <w:rPr>
        <w:rStyle w:val="color000000"/>
        <w:rFonts w:ascii="宋体" w:eastAsia="宋体" w:hAnsi="宋体" w:hint="eastAsia"/>
        <w:color w:val="000000"/>
        <w:sz w:val="21"/>
        <w:szCs w:val="21"/>
      </w:rPr>
      <w:t>东华理工大学毕业设计（论文）</w:t>
    </w:r>
    <w:r>
      <w:ptab w:relativeTo="margin" w:alignment="center" w:leader="none"/>
    </w:r>
    <w:r>
      <w:ptab w:relativeTo="margin" w:alignment="right" w:leader="none"/>
    </w:r>
    <w:r w:rsidRPr="00035393">
      <w:rPr>
        <w:rStyle w:val="color000000"/>
        <w:rFonts w:ascii="宋体" w:eastAsia="宋体" w:hAnsi="宋体" w:hint="eastAsia"/>
        <w:color w:val="000000"/>
        <w:sz w:val="21"/>
        <w:szCs w:val="21"/>
      </w:rPr>
      <w:t>绪论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AB391" w14:textId="77777777" w:rsidR="00EC21DC" w:rsidRDefault="00EC21DC" w:rsidP="00094735">
    <w:pPr>
      <w:pStyle w:val="a5"/>
      <w:pBdr>
        <w:bottom w:val="single" w:sz="4" w:space="1" w:color="auto"/>
      </w:pBdr>
      <w:tabs>
        <w:tab w:val="clear" w:pos="4153"/>
        <w:tab w:val="clear" w:pos="8306"/>
        <w:tab w:val="center" w:pos="4535"/>
      </w:tabs>
      <w:jc w:val="left"/>
      <w:rPr>
        <w:sz w:val="28"/>
        <w:szCs w:val="28"/>
      </w:rPr>
    </w:pPr>
    <w:r>
      <w:rPr>
        <w:rFonts w:ascii="宋体" w:eastAsia="宋体" w:hAnsi="宋体" w:hint="eastAsia"/>
        <w:sz w:val="21"/>
        <w:szCs w:val="21"/>
      </w:rPr>
      <w:t>东华理工大学</w:t>
    </w:r>
    <w:r>
      <w:rPr>
        <w:rFonts w:ascii="宋体" w:eastAsia="宋体" w:hAnsi="宋体"/>
        <w:sz w:val="21"/>
        <w:szCs w:val="21"/>
      </w:rPr>
      <w:t>毕业设计</w:t>
    </w:r>
    <w:r>
      <w:ptab w:relativeTo="margin" w:alignment="center" w:leader="none"/>
    </w:r>
    <w:r>
      <w:ptab w:relativeTo="margin" w:alignment="right" w:leader="none"/>
    </w:r>
    <w:r>
      <w:rPr>
        <w:rFonts w:hint="eastAsia"/>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B3E33"/>
    <w:multiLevelType w:val="multilevel"/>
    <w:tmpl w:val="015B3E3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086543E2"/>
    <w:multiLevelType w:val="multilevel"/>
    <w:tmpl w:val="DC32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0B6871"/>
    <w:multiLevelType w:val="hybridMultilevel"/>
    <w:tmpl w:val="2FC61256"/>
    <w:lvl w:ilvl="0" w:tplc="746482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7C4E47"/>
    <w:multiLevelType w:val="hybridMultilevel"/>
    <w:tmpl w:val="9FCE3E98"/>
    <w:lvl w:ilvl="0" w:tplc="3F44A0F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A604E1C"/>
    <w:multiLevelType w:val="hybridMultilevel"/>
    <w:tmpl w:val="8DD830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F6146C8"/>
    <w:multiLevelType w:val="multilevel"/>
    <w:tmpl w:val="3AA0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B063DF"/>
    <w:multiLevelType w:val="multilevel"/>
    <w:tmpl w:val="31B063DF"/>
    <w:lvl w:ilvl="0">
      <w:start w:val="1"/>
      <w:numFmt w:val="decimal"/>
      <w:lvlText w:val="%1."/>
      <w:lvlJc w:val="left"/>
      <w:pPr>
        <w:ind w:left="960" w:hanging="36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7">
    <w:nsid w:val="34D64019"/>
    <w:multiLevelType w:val="multilevel"/>
    <w:tmpl w:val="34D6401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8F439FD"/>
    <w:multiLevelType w:val="hybridMultilevel"/>
    <w:tmpl w:val="B23414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0A5498A"/>
    <w:multiLevelType w:val="multilevel"/>
    <w:tmpl w:val="40A5498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498F3424"/>
    <w:multiLevelType w:val="hybridMultilevel"/>
    <w:tmpl w:val="F58479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2522B53"/>
    <w:multiLevelType w:val="multilevel"/>
    <w:tmpl w:val="62522B5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11"/>
  </w:num>
  <w:num w:numId="2">
    <w:abstractNumId w:val="7"/>
  </w:num>
  <w:num w:numId="3">
    <w:abstractNumId w:val="6"/>
  </w:num>
  <w:num w:numId="4">
    <w:abstractNumId w:val="9"/>
  </w:num>
  <w:num w:numId="5">
    <w:abstractNumId w:val="0"/>
  </w:num>
  <w:num w:numId="6">
    <w:abstractNumId w:val="3"/>
  </w:num>
  <w:num w:numId="7">
    <w:abstractNumId w:val="2"/>
  </w:num>
  <w:num w:numId="8">
    <w:abstractNumId w:val="1"/>
  </w:num>
  <w:num w:numId="9">
    <w:abstractNumId w:val="8"/>
  </w:num>
  <w:num w:numId="10">
    <w:abstractNumId w:val="5"/>
  </w:num>
  <w:num w:numId="11">
    <w:abstractNumId w:val="4"/>
  </w:num>
  <w:num w:numId="12">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王同罕">
    <w15:presenceInfo w15:providerId="None" w15:userId="王同罕"/>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2A7"/>
    <w:rsid w:val="0000232D"/>
    <w:rsid w:val="00002A99"/>
    <w:rsid w:val="000041EB"/>
    <w:rsid w:val="0001128C"/>
    <w:rsid w:val="00011511"/>
    <w:rsid w:val="00012DC7"/>
    <w:rsid w:val="00014403"/>
    <w:rsid w:val="00017336"/>
    <w:rsid w:val="00023F90"/>
    <w:rsid w:val="00024DD0"/>
    <w:rsid w:val="00025E40"/>
    <w:rsid w:val="000330BD"/>
    <w:rsid w:val="00035393"/>
    <w:rsid w:val="000401A0"/>
    <w:rsid w:val="0004275B"/>
    <w:rsid w:val="000437DF"/>
    <w:rsid w:val="00051770"/>
    <w:rsid w:val="00052417"/>
    <w:rsid w:val="00060BEB"/>
    <w:rsid w:val="00060C02"/>
    <w:rsid w:val="0006216C"/>
    <w:rsid w:val="00064AA8"/>
    <w:rsid w:val="00073009"/>
    <w:rsid w:val="000758D9"/>
    <w:rsid w:val="000815A0"/>
    <w:rsid w:val="00086248"/>
    <w:rsid w:val="00094735"/>
    <w:rsid w:val="00096778"/>
    <w:rsid w:val="000A2EAC"/>
    <w:rsid w:val="000A5531"/>
    <w:rsid w:val="000A65DC"/>
    <w:rsid w:val="000B4965"/>
    <w:rsid w:val="000B4EED"/>
    <w:rsid w:val="000E225E"/>
    <w:rsid w:val="000E3DA4"/>
    <w:rsid w:val="000E4DB5"/>
    <w:rsid w:val="000F0D54"/>
    <w:rsid w:val="00111521"/>
    <w:rsid w:val="00112E01"/>
    <w:rsid w:val="001257FF"/>
    <w:rsid w:val="00126C07"/>
    <w:rsid w:val="001363DC"/>
    <w:rsid w:val="0013772E"/>
    <w:rsid w:val="001417CF"/>
    <w:rsid w:val="0014501A"/>
    <w:rsid w:val="00150C19"/>
    <w:rsid w:val="0016141B"/>
    <w:rsid w:val="0016641C"/>
    <w:rsid w:val="0017289D"/>
    <w:rsid w:val="00175136"/>
    <w:rsid w:val="001778C7"/>
    <w:rsid w:val="0018109A"/>
    <w:rsid w:val="0019064D"/>
    <w:rsid w:val="0019454D"/>
    <w:rsid w:val="001957BC"/>
    <w:rsid w:val="00197CC2"/>
    <w:rsid w:val="001A0352"/>
    <w:rsid w:val="001A0F24"/>
    <w:rsid w:val="001A37AC"/>
    <w:rsid w:val="001B00D8"/>
    <w:rsid w:val="001C10FB"/>
    <w:rsid w:val="001C7A60"/>
    <w:rsid w:val="001D2BE4"/>
    <w:rsid w:val="001D4AC8"/>
    <w:rsid w:val="001D6D36"/>
    <w:rsid w:val="001E5D57"/>
    <w:rsid w:val="001F7732"/>
    <w:rsid w:val="00210E3C"/>
    <w:rsid w:val="002140AB"/>
    <w:rsid w:val="0021478C"/>
    <w:rsid w:val="002150F8"/>
    <w:rsid w:val="00227C8D"/>
    <w:rsid w:val="0023711E"/>
    <w:rsid w:val="0024637B"/>
    <w:rsid w:val="00252DC0"/>
    <w:rsid w:val="00252E82"/>
    <w:rsid w:val="00257E1F"/>
    <w:rsid w:val="002602A7"/>
    <w:rsid w:val="002626CC"/>
    <w:rsid w:val="002628B5"/>
    <w:rsid w:val="00262B33"/>
    <w:rsid w:val="00263FC6"/>
    <w:rsid w:val="00264361"/>
    <w:rsid w:val="00270E73"/>
    <w:rsid w:val="002717D3"/>
    <w:rsid w:val="002744B9"/>
    <w:rsid w:val="00274D61"/>
    <w:rsid w:val="002760B7"/>
    <w:rsid w:val="00280079"/>
    <w:rsid w:val="0028087B"/>
    <w:rsid w:val="002816E8"/>
    <w:rsid w:val="002832BB"/>
    <w:rsid w:val="00283E8E"/>
    <w:rsid w:val="0028659A"/>
    <w:rsid w:val="00286EE1"/>
    <w:rsid w:val="002B30B3"/>
    <w:rsid w:val="002B4BF6"/>
    <w:rsid w:val="002C4E8C"/>
    <w:rsid w:val="002D0560"/>
    <w:rsid w:val="002D160F"/>
    <w:rsid w:val="002D24AF"/>
    <w:rsid w:val="002D6E6D"/>
    <w:rsid w:val="002F632E"/>
    <w:rsid w:val="0030135B"/>
    <w:rsid w:val="00301ECC"/>
    <w:rsid w:val="00307DC0"/>
    <w:rsid w:val="003156D8"/>
    <w:rsid w:val="003170E9"/>
    <w:rsid w:val="00323539"/>
    <w:rsid w:val="00330257"/>
    <w:rsid w:val="003322BE"/>
    <w:rsid w:val="00334712"/>
    <w:rsid w:val="003369A4"/>
    <w:rsid w:val="003428F0"/>
    <w:rsid w:val="00347E31"/>
    <w:rsid w:val="00350469"/>
    <w:rsid w:val="0035444F"/>
    <w:rsid w:val="00366C52"/>
    <w:rsid w:val="003670DB"/>
    <w:rsid w:val="0037679A"/>
    <w:rsid w:val="00376A78"/>
    <w:rsid w:val="00383CE5"/>
    <w:rsid w:val="00386719"/>
    <w:rsid w:val="00397E01"/>
    <w:rsid w:val="003A2864"/>
    <w:rsid w:val="003B163B"/>
    <w:rsid w:val="003B4926"/>
    <w:rsid w:val="003B7F8E"/>
    <w:rsid w:val="003C242D"/>
    <w:rsid w:val="003C638A"/>
    <w:rsid w:val="003E127A"/>
    <w:rsid w:val="003F01B8"/>
    <w:rsid w:val="003F1460"/>
    <w:rsid w:val="003F21E7"/>
    <w:rsid w:val="003F2AD8"/>
    <w:rsid w:val="003F4168"/>
    <w:rsid w:val="00405631"/>
    <w:rsid w:val="004077EA"/>
    <w:rsid w:val="00411BC8"/>
    <w:rsid w:val="004169B9"/>
    <w:rsid w:val="00420CA4"/>
    <w:rsid w:val="00424DDA"/>
    <w:rsid w:val="00432FE7"/>
    <w:rsid w:val="00434DEA"/>
    <w:rsid w:val="00435A11"/>
    <w:rsid w:val="00436CF9"/>
    <w:rsid w:val="004433CA"/>
    <w:rsid w:val="004466E0"/>
    <w:rsid w:val="00447E6D"/>
    <w:rsid w:val="0045280A"/>
    <w:rsid w:val="0046280C"/>
    <w:rsid w:val="00470509"/>
    <w:rsid w:val="00472C51"/>
    <w:rsid w:val="004748C6"/>
    <w:rsid w:val="00487988"/>
    <w:rsid w:val="0049443C"/>
    <w:rsid w:val="004A0709"/>
    <w:rsid w:val="004A67E7"/>
    <w:rsid w:val="004A6D15"/>
    <w:rsid w:val="004A713C"/>
    <w:rsid w:val="004B2F23"/>
    <w:rsid w:val="004B4D42"/>
    <w:rsid w:val="004B5110"/>
    <w:rsid w:val="004B5D11"/>
    <w:rsid w:val="004D13DA"/>
    <w:rsid w:val="004D1560"/>
    <w:rsid w:val="004E3200"/>
    <w:rsid w:val="004E632D"/>
    <w:rsid w:val="004F03B8"/>
    <w:rsid w:val="004F4EFE"/>
    <w:rsid w:val="004F68DD"/>
    <w:rsid w:val="005030A6"/>
    <w:rsid w:val="00506791"/>
    <w:rsid w:val="00516099"/>
    <w:rsid w:val="00522638"/>
    <w:rsid w:val="005235F3"/>
    <w:rsid w:val="005358C3"/>
    <w:rsid w:val="00542535"/>
    <w:rsid w:val="00543C06"/>
    <w:rsid w:val="00543DCF"/>
    <w:rsid w:val="00547B6A"/>
    <w:rsid w:val="00547F99"/>
    <w:rsid w:val="00552265"/>
    <w:rsid w:val="005532D2"/>
    <w:rsid w:val="00556814"/>
    <w:rsid w:val="0055767A"/>
    <w:rsid w:val="00565183"/>
    <w:rsid w:val="00583B5A"/>
    <w:rsid w:val="005964FE"/>
    <w:rsid w:val="005B3555"/>
    <w:rsid w:val="005B4F26"/>
    <w:rsid w:val="005B6A95"/>
    <w:rsid w:val="005B7D0D"/>
    <w:rsid w:val="005C5E05"/>
    <w:rsid w:val="005E06D6"/>
    <w:rsid w:val="005E3852"/>
    <w:rsid w:val="005E67C8"/>
    <w:rsid w:val="005F1F35"/>
    <w:rsid w:val="005F4189"/>
    <w:rsid w:val="005F4354"/>
    <w:rsid w:val="00612272"/>
    <w:rsid w:val="006134DA"/>
    <w:rsid w:val="0063601B"/>
    <w:rsid w:val="006400E8"/>
    <w:rsid w:val="00653AAB"/>
    <w:rsid w:val="00654FF5"/>
    <w:rsid w:val="006563A9"/>
    <w:rsid w:val="00661500"/>
    <w:rsid w:val="006624A8"/>
    <w:rsid w:val="006636CB"/>
    <w:rsid w:val="00665F42"/>
    <w:rsid w:val="00684988"/>
    <w:rsid w:val="0069066F"/>
    <w:rsid w:val="00691EBE"/>
    <w:rsid w:val="00692866"/>
    <w:rsid w:val="00694166"/>
    <w:rsid w:val="006B006D"/>
    <w:rsid w:val="006B45E4"/>
    <w:rsid w:val="006C3D7D"/>
    <w:rsid w:val="006D09AE"/>
    <w:rsid w:val="006E266A"/>
    <w:rsid w:val="006F32D0"/>
    <w:rsid w:val="006F3774"/>
    <w:rsid w:val="006F72E7"/>
    <w:rsid w:val="00700A97"/>
    <w:rsid w:val="007047DD"/>
    <w:rsid w:val="00705965"/>
    <w:rsid w:val="00717273"/>
    <w:rsid w:val="00717ECB"/>
    <w:rsid w:val="00721B35"/>
    <w:rsid w:val="00721C8E"/>
    <w:rsid w:val="007246BA"/>
    <w:rsid w:val="00725DF8"/>
    <w:rsid w:val="0073186E"/>
    <w:rsid w:val="0073773F"/>
    <w:rsid w:val="007410BB"/>
    <w:rsid w:val="0074235D"/>
    <w:rsid w:val="00746673"/>
    <w:rsid w:val="00754B5E"/>
    <w:rsid w:val="0075795B"/>
    <w:rsid w:val="00760D54"/>
    <w:rsid w:val="007610C0"/>
    <w:rsid w:val="007646C5"/>
    <w:rsid w:val="0077758C"/>
    <w:rsid w:val="00782423"/>
    <w:rsid w:val="00796AA7"/>
    <w:rsid w:val="007A0194"/>
    <w:rsid w:val="007A0284"/>
    <w:rsid w:val="007A0FC6"/>
    <w:rsid w:val="007A1D11"/>
    <w:rsid w:val="007A36A3"/>
    <w:rsid w:val="007A41C2"/>
    <w:rsid w:val="007A6DC1"/>
    <w:rsid w:val="007D2220"/>
    <w:rsid w:val="007D2F26"/>
    <w:rsid w:val="007E1224"/>
    <w:rsid w:val="007F10C4"/>
    <w:rsid w:val="00806CB6"/>
    <w:rsid w:val="00810C1B"/>
    <w:rsid w:val="00812F2C"/>
    <w:rsid w:val="008149A5"/>
    <w:rsid w:val="00820D08"/>
    <w:rsid w:val="00821032"/>
    <w:rsid w:val="0083137E"/>
    <w:rsid w:val="00847E38"/>
    <w:rsid w:val="0085149D"/>
    <w:rsid w:val="00853D6F"/>
    <w:rsid w:val="0085660A"/>
    <w:rsid w:val="00856845"/>
    <w:rsid w:val="008617E8"/>
    <w:rsid w:val="0088175F"/>
    <w:rsid w:val="008818A3"/>
    <w:rsid w:val="00885DF7"/>
    <w:rsid w:val="008B1673"/>
    <w:rsid w:val="008B4771"/>
    <w:rsid w:val="008C0841"/>
    <w:rsid w:val="008C305E"/>
    <w:rsid w:val="008C7D9B"/>
    <w:rsid w:val="008D3EBB"/>
    <w:rsid w:val="008D48BA"/>
    <w:rsid w:val="008D7DA4"/>
    <w:rsid w:val="008F6125"/>
    <w:rsid w:val="008F7F32"/>
    <w:rsid w:val="00904CC3"/>
    <w:rsid w:val="00906666"/>
    <w:rsid w:val="0091498C"/>
    <w:rsid w:val="00920980"/>
    <w:rsid w:val="00920A1C"/>
    <w:rsid w:val="00922079"/>
    <w:rsid w:val="009243D9"/>
    <w:rsid w:val="00930D36"/>
    <w:rsid w:val="00934603"/>
    <w:rsid w:val="00935E13"/>
    <w:rsid w:val="00940439"/>
    <w:rsid w:val="00940CE2"/>
    <w:rsid w:val="00945972"/>
    <w:rsid w:val="00955A32"/>
    <w:rsid w:val="009618F5"/>
    <w:rsid w:val="00962D5F"/>
    <w:rsid w:val="00967F3B"/>
    <w:rsid w:val="009709DE"/>
    <w:rsid w:val="009772B4"/>
    <w:rsid w:val="0099263D"/>
    <w:rsid w:val="009A4E2C"/>
    <w:rsid w:val="009B5168"/>
    <w:rsid w:val="009B54E7"/>
    <w:rsid w:val="009B6798"/>
    <w:rsid w:val="009B6BD1"/>
    <w:rsid w:val="009C16B5"/>
    <w:rsid w:val="009C2B2B"/>
    <w:rsid w:val="009C7E0C"/>
    <w:rsid w:val="009D1A4B"/>
    <w:rsid w:val="009D1A5D"/>
    <w:rsid w:val="009D7269"/>
    <w:rsid w:val="009E1EC2"/>
    <w:rsid w:val="009E43D6"/>
    <w:rsid w:val="009E622D"/>
    <w:rsid w:val="009F3E23"/>
    <w:rsid w:val="00A055A2"/>
    <w:rsid w:val="00A06FB9"/>
    <w:rsid w:val="00A153BD"/>
    <w:rsid w:val="00A21234"/>
    <w:rsid w:val="00A22C27"/>
    <w:rsid w:val="00A27DE8"/>
    <w:rsid w:val="00A305BA"/>
    <w:rsid w:val="00A30ACB"/>
    <w:rsid w:val="00A4749D"/>
    <w:rsid w:val="00A571E6"/>
    <w:rsid w:val="00A6135E"/>
    <w:rsid w:val="00A65A2C"/>
    <w:rsid w:val="00A66709"/>
    <w:rsid w:val="00A67E2D"/>
    <w:rsid w:val="00A70C58"/>
    <w:rsid w:val="00A757B8"/>
    <w:rsid w:val="00A75D7A"/>
    <w:rsid w:val="00A8239B"/>
    <w:rsid w:val="00A84BE0"/>
    <w:rsid w:val="00A84D07"/>
    <w:rsid w:val="00AA6179"/>
    <w:rsid w:val="00AA6C0B"/>
    <w:rsid w:val="00AB0311"/>
    <w:rsid w:val="00AB43C0"/>
    <w:rsid w:val="00AB4763"/>
    <w:rsid w:val="00AB529B"/>
    <w:rsid w:val="00AB7B51"/>
    <w:rsid w:val="00AC4292"/>
    <w:rsid w:val="00AC4DA1"/>
    <w:rsid w:val="00AD0EE4"/>
    <w:rsid w:val="00AD4A3A"/>
    <w:rsid w:val="00AD6231"/>
    <w:rsid w:val="00AD632F"/>
    <w:rsid w:val="00AE009D"/>
    <w:rsid w:val="00AE146A"/>
    <w:rsid w:val="00AE7418"/>
    <w:rsid w:val="00B125B9"/>
    <w:rsid w:val="00B1307B"/>
    <w:rsid w:val="00B15838"/>
    <w:rsid w:val="00B17317"/>
    <w:rsid w:val="00B17B44"/>
    <w:rsid w:val="00B26F7B"/>
    <w:rsid w:val="00B300A4"/>
    <w:rsid w:val="00B35286"/>
    <w:rsid w:val="00B4384C"/>
    <w:rsid w:val="00B55340"/>
    <w:rsid w:val="00B57487"/>
    <w:rsid w:val="00B62B92"/>
    <w:rsid w:val="00B64E18"/>
    <w:rsid w:val="00B7412F"/>
    <w:rsid w:val="00B84152"/>
    <w:rsid w:val="00B87F14"/>
    <w:rsid w:val="00B95229"/>
    <w:rsid w:val="00BB3467"/>
    <w:rsid w:val="00BB4BFE"/>
    <w:rsid w:val="00BB7423"/>
    <w:rsid w:val="00BB77DE"/>
    <w:rsid w:val="00BB7DC4"/>
    <w:rsid w:val="00BC41BF"/>
    <w:rsid w:val="00BC43D1"/>
    <w:rsid w:val="00BD63AE"/>
    <w:rsid w:val="00BD6BBD"/>
    <w:rsid w:val="00BE14E0"/>
    <w:rsid w:val="00BE262B"/>
    <w:rsid w:val="00BE5420"/>
    <w:rsid w:val="00BF034A"/>
    <w:rsid w:val="00BF7B40"/>
    <w:rsid w:val="00C00325"/>
    <w:rsid w:val="00C0369F"/>
    <w:rsid w:val="00C1551B"/>
    <w:rsid w:val="00C21C5B"/>
    <w:rsid w:val="00C21FC0"/>
    <w:rsid w:val="00C26CAE"/>
    <w:rsid w:val="00C364BC"/>
    <w:rsid w:val="00C4284E"/>
    <w:rsid w:val="00C43EFA"/>
    <w:rsid w:val="00C66EF7"/>
    <w:rsid w:val="00C87980"/>
    <w:rsid w:val="00C946A2"/>
    <w:rsid w:val="00C97409"/>
    <w:rsid w:val="00CC359E"/>
    <w:rsid w:val="00CC3C39"/>
    <w:rsid w:val="00CC4C28"/>
    <w:rsid w:val="00CC739A"/>
    <w:rsid w:val="00CD140E"/>
    <w:rsid w:val="00CD7284"/>
    <w:rsid w:val="00CD767F"/>
    <w:rsid w:val="00CE5145"/>
    <w:rsid w:val="00CF4E12"/>
    <w:rsid w:val="00D0217E"/>
    <w:rsid w:val="00D04098"/>
    <w:rsid w:val="00D07039"/>
    <w:rsid w:val="00D12570"/>
    <w:rsid w:val="00D14338"/>
    <w:rsid w:val="00D1659B"/>
    <w:rsid w:val="00D2013D"/>
    <w:rsid w:val="00D27D1E"/>
    <w:rsid w:val="00D318D0"/>
    <w:rsid w:val="00D40B77"/>
    <w:rsid w:val="00D468D7"/>
    <w:rsid w:val="00D57A60"/>
    <w:rsid w:val="00D61523"/>
    <w:rsid w:val="00D62914"/>
    <w:rsid w:val="00D62F95"/>
    <w:rsid w:val="00D649DA"/>
    <w:rsid w:val="00D70530"/>
    <w:rsid w:val="00D85C42"/>
    <w:rsid w:val="00D85D4C"/>
    <w:rsid w:val="00D91D9E"/>
    <w:rsid w:val="00D934A5"/>
    <w:rsid w:val="00D972BC"/>
    <w:rsid w:val="00D97CC0"/>
    <w:rsid w:val="00DA2F06"/>
    <w:rsid w:val="00DA403C"/>
    <w:rsid w:val="00DA48B5"/>
    <w:rsid w:val="00DA5804"/>
    <w:rsid w:val="00DB15FB"/>
    <w:rsid w:val="00DB22B6"/>
    <w:rsid w:val="00DC2AAE"/>
    <w:rsid w:val="00DD040F"/>
    <w:rsid w:val="00DD0678"/>
    <w:rsid w:val="00DE0683"/>
    <w:rsid w:val="00E07BF6"/>
    <w:rsid w:val="00E105E3"/>
    <w:rsid w:val="00E13C92"/>
    <w:rsid w:val="00E21B02"/>
    <w:rsid w:val="00E2545C"/>
    <w:rsid w:val="00E34861"/>
    <w:rsid w:val="00E4526D"/>
    <w:rsid w:val="00E52CCD"/>
    <w:rsid w:val="00E5668C"/>
    <w:rsid w:val="00E57555"/>
    <w:rsid w:val="00E6404A"/>
    <w:rsid w:val="00E72732"/>
    <w:rsid w:val="00E72C19"/>
    <w:rsid w:val="00E80404"/>
    <w:rsid w:val="00E8146C"/>
    <w:rsid w:val="00E931E7"/>
    <w:rsid w:val="00E95C59"/>
    <w:rsid w:val="00EA4CD4"/>
    <w:rsid w:val="00EA5B57"/>
    <w:rsid w:val="00EA6F13"/>
    <w:rsid w:val="00EB097E"/>
    <w:rsid w:val="00EB34F4"/>
    <w:rsid w:val="00EB6665"/>
    <w:rsid w:val="00EC01BA"/>
    <w:rsid w:val="00EC21DC"/>
    <w:rsid w:val="00EC289B"/>
    <w:rsid w:val="00ED1C53"/>
    <w:rsid w:val="00EE20F5"/>
    <w:rsid w:val="00EE5E77"/>
    <w:rsid w:val="00EE6C1B"/>
    <w:rsid w:val="00F01E3E"/>
    <w:rsid w:val="00F05CD2"/>
    <w:rsid w:val="00F1046E"/>
    <w:rsid w:val="00F114C7"/>
    <w:rsid w:val="00F130AE"/>
    <w:rsid w:val="00F164BC"/>
    <w:rsid w:val="00F16D63"/>
    <w:rsid w:val="00F22A9B"/>
    <w:rsid w:val="00F24F96"/>
    <w:rsid w:val="00F254D9"/>
    <w:rsid w:val="00F42DFE"/>
    <w:rsid w:val="00F440EB"/>
    <w:rsid w:val="00F45D1F"/>
    <w:rsid w:val="00F52D14"/>
    <w:rsid w:val="00F61446"/>
    <w:rsid w:val="00F62FC7"/>
    <w:rsid w:val="00F64305"/>
    <w:rsid w:val="00F649D7"/>
    <w:rsid w:val="00F70BEF"/>
    <w:rsid w:val="00F73DF9"/>
    <w:rsid w:val="00F7655D"/>
    <w:rsid w:val="00F81079"/>
    <w:rsid w:val="00F8681F"/>
    <w:rsid w:val="00F87E76"/>
    <w:rsid w:val="00F93C16"/>
    <w:rsid w:val="00FA2753"/>
    <w:rsid w:val="00FA45C1"/>
    <w:rsid w:val="00FA7605"/>
    <w:rsid w:val="00FB25E0"/>
    <w:rsid w:val="00FB4A26"/>
    <w:rsid w:val="00FB53CC"/>
    <w:rsid w:val="00FB5C0E"/>
    <w:rsid w:val="00FC31FF"/>
    <w:rsid w:val="00FD37E1"/>
    <w:rsid w:val="00FD505E"/>
    <w:rsid w:val="00FD6DFA"/>
    <w:rsid w:val="00FE1933"/>
    <w:rsid w:val="00FE247E"/>
    <w:rsid w:val="00FE4DFE"/>
    <w:rsid w:val="00FF0DA7"/>
    <w:rsid w:val="00FF1648"/>
    <w:rsid w:val="00FF48ED"/>
    <w:rsid w:val="21E24FD8"/>
    <w:rsid w:val="651C5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7503B13"/>
  <w15:docId w15:val="{9FC6A47E-58F9-4907-9958-16906AFD4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rsid w:val="00754B5E"/>
    <w:pPr>
      <w:keepLines/>
      <w:pageBreakBefore/>
      <w:spacing w:before="340" w:after="330" w:line="578" w:lineRule="auto"/>
      <w:outlineLvl w:val="0"/>
    </w:pPr>
    <w:rPr>
      <w:rFonts w:eastAsia="黑体"/>
      <w:b/>
      <w:bCs/>
      <w:kern w:val="44"/>
      <w:sz w:val="30"/>
      <w:szCs w:val="44"/>
    </w:rPr>
  </w:style>
  <w:style w:type="paragraph" w:styleId="2">
    <w:name w:val="heading 2"/>
    <w:basedOn w:val="a"/>
    <w:next w:val="a"/>
    <w:link w:val="2Char"/>
    <w:autoRedefine/>
    <w:uiPriority w:val="9"/>
    <w:unhideWhenUsed/>
    <w:qFormat/>
    <w:rsid w:val="002D160F"/>
    <w:pPr>
      <w:keepNext/>
      <w:keepLines/>
      <w:spacing w:before="260" w:after="260" w:line="416" w:lineRule="auto"/>
      <w:outlineLvl w:val="1"/>
    </w:pPr>
    <w:rPr>
      <w:rFonts w:asciiTheme="majorHAnsi" w:eastAsia="黑体" w:hAnsiTheme="majorHAnsi" w:cstheme="majorBidi"/>
      <w:b/>
      <w:bCs/>
      <w:sz w:val="30"/>
      <w:szCs w:val="32"/>
    </w:rPr>
  </w:style>
  <w:style w:type="paragraph" w:styleId="3">
    <w:name w:val="heading 3"/>
    <w:basedOn w:val="a"/>
    <w:next w:val="a"/>
    <w:link w:val="3Char"/>
    <w:autoRedefine/>
    <w:uiPriority w:val="9"/>
    <w:unhideWhenUsed/>
    <w:qFormat/>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0">
    <w:name w:val="toc 3"/>
    <w:basedOn w:val="a"/>
    <w:next w:val="a"/>
    <w:uiPriority w:val="39"/>
    <w:unhideWhenUsed/>
    <w:qFormat/>
    <w:pPr>
      <w:ind w:leftChars="400" w:left="840"/>
    </w:pPr>
  </w:style>
  <w:style w:type="paragraph" w:styleId="a4">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tabs>
        <w:tab w:val="right" w:leader="dot" w:pos="8296"/>
      </w:tabs>
    </w:pPr>
    <w:rPr>
      <w:rFonts w:ascii="黑体" w:eastAsia="黑体" w:hAnsi="黑体"/>
      <w:sz w:val="24"/>
      <w:szCs w:val="24"/>
    </w:rPr>
  </w:style>
  <w:style w:type="paragraph" w:styleId="20">
    <w:name w:val="toc 2"/>
    <w:basedOn w:val="a"/>
    <w:next w:val="a"/>
    <w:uiPriority w:val="39"/>
    <w:unhideWhenUsed/>
    <w:qFormat/>
    <w:pPr>
      <w:ind w:leftChars="200" w:left="420"/>
    </w:pPr>
  </w:style>
  <w:style w:type="character" w:styleId="a6">
    <w:name w:val="Hyperlink"/>
    <w:basedOn w:val="a0"/>
    <w:uiPriority w:val="99"/>
    <w:unhideWhenUsed/>
    <w:qFormat/>
    <w:rPr>
      <w:color w:val="0563C1" w:themeColor="hyperlink"/>
      <w:u w:val="single"/>
    </w:rPr>
  </w:style>
  <w:style w:type="table" w:styleId="a7">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5"/>
    <w:uiPriority w:val="99"/>
    <w:rPr>
      <w:sz w:val="18"/>
      <w:szCs w:val="18"/>
    </w:rPr>
  </w:style>
  <w:style w:type="character" w:customStyle="1" w:styleId="Char">
    <w:name w:val="页脚 Char"/>
    <w:basedOn w:val="a0"/>
    <w:link w:val="a4"/>
    <w:uiPriority w:val="99"/>
    <w:rPr>
      <w:sz w:val="18"/>
      <w:szCs w:val="18"/>
    </w:rPr>
  </w:style>
  <w:style w:type="character" w:customStyle="1" w:styleId="1Char">
    <w:name w:val="标题 1 Char"/>
    <w:basedOn w:val="a0"/>
    <w:link w:val="1"/>
    <w:uiPriority w:val="9"/>
    <w:rsid w:val="00754B5E"/>
    <w:rPr>
      <w:rFonts w:eastAsia="黑体"/>
      <w:b/>
      <w:bCs/>
      <w:kern w:val="44"/>
      <w:sz w:val="30"/>
      <w:szCs w:val="44"/>
    </w:rPr>
  </w:style>
  <w:style w:type="character" w:customStyle="1" w:styleId="2Char">
    <w:name w:val="标题 2 Char"/>
    <w:basedOn w:val="a0"/>
    <w:link w:val="2"/>
    <w:uiPriority w:val="9"/>
    <w:rsid w:val="002D160F"/>
    <w:rPr>
      <w:rFonts w:asciiTheme="majorHAnsi" w:eastAsia="黑体" w:hAnsiTheme="majorHAnsi" w:cstheme="majorBidi"/>
      <w:b/>
      <w:bCs/>
      <w:kern w:val="2"/>
      <w:sz w:val="30"/>
      <w:szCs w:val="32"/>
    </w:rPr>
  </w:style>
  <w:style w:type="character" w:customStyle="1" w:styleId="3Char">
    <w:name w:val="标题 3 Char"/>
    <w:basedOn w:val="a0"/>
    <w:link w:val="3"/>
    <w:uiPriority w:val="9"/>
    <w:rPr>
      <w:rFonts w:eastAsia="黑体"/>
      <w:b/>
      <w:bCs/>
      <w:sz w:val="24"/>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8">
    <w:name w:val="No Spacing"/>
    <w:uiPriority w:val="1"/>
    <w:qFormat/>
    <w:pPr>
      <w:adjustRightInd w:val="0"/>
      <w:snapToGrid w:val="0"/>
    </w:pPr>
    <w:rPr>
      <w:rFonts w:ascii="Tahoma" w:eastAsia="微软雅黑" w:hAnsi="Tahoma"/>
      <w:sz w:val="22"/>
      <w:szCs w:val="22"/>
    </w:rPr>
  </w:style>
  <w:style w:type="paragraph" w:styleId="a9">
    <w:name w:val="List Paragraph"/>
    <w:basedOn w:val="a"/>
    <w:uiPriority w:val="34"/>
    <w:qFormat/>
    <w:pPr>
      <w:ind w:firstLineChars="200" w:firstLine="420"/>
    </w:pPr>
  </w:style>
  <w:style w:type="character" w:customStyle="1" w:styleId="color000000">
    <w:name w:val="color:#000000"/>
    <w:basedOn w:val="a0"/>
    <w:rsid w:val="00904CC3"/>
  </w:style>
  <w:style w:type="table" w:styleId="4">
    <w:name w:val="Plain Table 4"/>
    <w:basedOn w:val="a1"/>
    <w:uiPriority w:val="44"/>
    <w:rsid w:val="002717D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a">
    <w:name w:val="Grid Table Light"/>
    <w:basedOn w:val="a1"/>
    <w:uiPriority w:val="40"/>
    <w:rsid w:val="00853D6F"/>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F130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30AE"/>
    <w:rPr>
      <w:rFonts w:ascii="宋体" w:eastAsia="宋体" w:hAnsi="宋体" w:cs="宋体"/>
      <w:sz w:val="24"/>
      <w:szCs w:val="24"/>
    </w:rPr>
  </w:style>
  <w:style w:type="paragraph" w:styleId="TOC">
    <w:name w:val="TOC Heading"/>
    <w:basedOn w:val="1"/>
    <w:next w:val="a"/>
    <w:uiPriority w:val="39"/>
    <w:unhideWhenUsed/>
    <w:qFormat/>
    <w:rsid w:val="00CD767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Normal (Web)"/>
    <w:basedOn w:val="a"/>
    <w:uiPriority w:val="99"/>
    <w:unhideWhenUsed/>
    <w:rsid w:val="001A0352"/>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1A0352"/>
    <w:rPr>
      <w:rFonts w:ascii="宋体" w:eastAsia="宋体" w:hAnsi="宋体" w:cs="宋体"/>
      <w:sz w:val="24"/>
      <w:szCs w:val="24"/>
    </w:rPr>
  </w:style>
  <w:style w:type="character" w:styleId="ac">
    <w:name w:val="FollowedHyperlink"/>
    <w:basedOn w:val="a0"/>
    <w:uiPriority w:val="99"/>
    <w:semiHidden/>
    <w:unhideWhenUsed/>
    <w:rsid w:val="001A0352"/>
    <w:rPr>
      <w:color w:val="954F72" w:themeColor="followedHyperlink"/>
      <w:u w:val="single"/>
    </w:rPr>
  </w:style>
  <w:style w:type="paragraph" w:styleId="ad">
    <w:name w:val="Balloon Text"/>
    <w:basedOn w:val="a"/>
    <w:link w:val="Char1"/>
    <w:uiPriority w:val="99"/>
    <w:semiHidden/>
    <w:unhideWhenUsed/>
    <w:rsid w:val="00782423"/>
    <w:rPr>
      <w:sz w:val="18"/>
      <w:szCs w:val="18"/>
    </w:rPr>
  </w:style>
  <w:style w:type="character" w:customStyle="1" w:styleId="Char1">
    <w:name w:val="批注框文本 Char"/>
    <w:basedOn w:val="a0"/>
    <w:link w:val="ad"/>
    <w:uiPriority w:val="99"/>
    <w:semiHidden/>
    <w:rsid w:val="00782423"/>
    <w:rPr>
      <w:kern w:val="2"/>
      <w:sz w:val="18"/>
      <w:szCs w:val="18"/>
    </w:rPr>
  </w:style>
  <w:style w:type="character" w:styleId="ae">
    <w:name w:val="annotation reference"/>
    <w:basedOn w:val="a0"/>
    <w:uiPriority w:val="99"/>
    <w:semiHidden/>
    <w:unhideWhenUsed/>
    <w:rsid w:val="00782423"/>
    <w:rPr>
      <w:sz w:val="21"/>
      <w:szCs w:val="21"/>
    </w:rPr>
  </w:style>
  <w:style w:type="paragraph" w:styleId="af">
    <w:name w:val="annotation text"/>
    <w:basedOn w:val="a"/>
    <w:link w:val="Char2"/>
    <w:uiPriority w:val="99"/>
    <w:semiHidden/>
    <w:unhideWhenUsed/>
    <w:rsid w:val="00782423"/>
    <w:pPr>
      <w:jc w:val="left"/>
    </w:pPr>
  </w:style>
  <w:style w:type="character" w:customStyle="1" w:styleId="Char2">
    <w:name w:val="批注文字 Char"/>
    <w:basedOn w:val="a0"/>
    <w:link w:val="af"/>
    <w:uiPriority w:val="99"/>
    <w:semiHidden/>
    <w:rsid w:val="00782423"/>
    <w:rPr>
      <w:kern w:val="2"/>
      <w:sz w:val="21"/>
      <w:szCs w:val="22"/>
    </w:rPr>
  </w:style>
  <w:style w:type="paragraph" w:styleId="af0">
    <w:name w:val="annotation subject"/>
    <w:basedOn w:val="af"/>
    <w:next w:val="af"/>
    <w:link w:val="Char3"/>
    <w:uiPriority w:val="99"/>
    <w:semiHidden/>
    <w:unhideWhenUsed/>
    <w:rsid w:val="00782423"/>
    <w:rPr>
      <w:b/>
      <w:bCs/>
    </w:rPr>
  </w:style>
  <w:style w:type="character" w:customStyle="1" w:styleId="Char3">
    <w:name w:val="批注主题 Char"/>
    <w:basedOn w:val="Char2"/>
    <w:link w:val="af0"/>
    <w:uiPriority w:val="99"/>
    <w:semiHidden/>
    <w:rsid w:val="00782423"/>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63049">
      <w:bodyDiv w:val="1"/>
      <w:marLeft w:val="0"/>
      <w:marRight w:val="0"/>
      <w:marTop w:val="0"/>
      <w:marBottom w:val="0"/>
      <w:divBdr>
        <w:top w:val="none" w:sz="0" w:space="0" w:color="auto"/>
        <w:left w:val="none" w:sz="0" w:space="0" w:color="auto"/>
        <w:bottom w:val="none" w:sz="0" w:space="0" w:color="auto"/>
        <w:right w:val="none" w:sz="0" w:space="0" w:color="auto"/>
      </w:divBdr>
    </w:div>
    <w:div w:id="168913502">
      <w:bodyDiv w:val="1"/>
      <w:marLeft w:val="0"/>
      <w:marRight w:val="0"/>
      <w:marTop w:val="0"/>
      <w:marBottom w:val="0"/>
      <w:divBdr>
        <w:top w:val="none" w:sz="0" w:space="0" w:color="auto"/>
        <w:left w:val="none" w:sz="0" w:space="0" w:color="auto"/>
        <w:bottom w:val="none" w:sz="0" w:space="0" w:color="auto"/>
        <w:right w:val="none" w:sz="0" w:space="0" w:color="auto"/>
      </w:divBdr>
    </w:div>
    <w:div w:id="194318816">
      <w:bodyDiv w:val="1"/>
      <w:marLeft w:val="0"/>
      <w:marRight w:val="0"/>
      <w:marTop w:val="0"/>
      <w:marBottom w:val="0"/>
      <w:divBdr>
        <w:top w:val="none" w:sz="0" w:space="0" w:color="auto"/>
        <w:left w:val="none" w:sz="0" w:space="0" w:color="auto"/>
        <w:bottom w:val="none" w:sz="0" w:space="0" w:color="auto"/>
        <w:right w:val="none" w:sz="0" w:space="0" w:color="auto"/>
      </w:divBdr>
    </w:div>
    <w:div w:id="327101521">
      <w:bodyDiv w:val="1"/>
      <w:marLeft w:val="0"/>
      <w:marRight w:val="0"/>
      <w:marTop w:val="0"/>
      <w:marBottom w:val="0"/>
      <w:divBdr>
        <w:top w:val="none" w:sz="0" w:space="0" w:color="auto"/>
        <w:left w:val="none" w:sz="0" w:space="0" w:color="auto"/>
        <w:bottom w:val="none" w:sz="0" w:space="0" w:color="auto"/>
        <w:right w:val="none" w:sz="0" w:space="0" w:color="auto"/>
      </w:divBdr>
    </w:div>
    <w:div w:id="491530417">
      <w:bodyDiv w:val="1"/>
      <w:marLeft w:val="0"/>
      <w:marRight w:val="0"/>
      <w:marTop w:val="0"/>
      <w:marBottom w:val="0"/>
      <w:divBdr>
        <w:top w:val="none" w:sz="0" w:space="0" w:color="auto"/>
        <w:left w:val="none" w:sz="0" w:space="0" w:color="auto"/>
        <w:bottom w:val="none" w:sz="0" w:space="0" w:color="auto"/>
        <w:right w:val="none" w:sz="0" w:space="0" w:color="auto"/>
      </w:divBdr>
    </w:div>
    <w:div w:id="508256120">
      <w:bodyDiv w:val="1"/>
      <w:marLeft w:val="0"/>
      <w:marRight w:val="0"/>
      <w:marTop w:val="0"/>
      <w:marBottom w:val="0"/>
      <w:divBdr>
        <w:top w:val="none" w:sz="0" w:space="0" w:color="auto"/>
        <w:left w:val="none" w:sz="0" w:space="0" w:color="auto"/>
        <w:bottom w:val="none" w:sz="0" w:space="0" w:color="auto"/>
        <w:right w:val="none" w:sz="0" w:space="0" w:color="auto"/>
      </w:divBdr>
    </w:div>
    <w:div w:id="516771546">
      <w:bodyDiv w:val="1"/>
      <w:marLeft w:val="0"/>
      <w:marRight w:val="0"/>
      <w:marTop w:val="0"/>
      <w:marBottom w:val="0"/>
      <w:divBdr>
        <w:top w:val="none" w:sz="0" w:space="0" w:color="auto"/>
        <w:left w:val="none" w:sz="0" w:space="0" w:color="auto"/>
        <w:bottom w:val="none" w:sz="0" w:space="0" w:color="auto"/>
        <w:right w:val="none" w:sz="0" w:space="0" w:color="auto"/>
      </w:divBdr>
    </w:div>
    <w:div w:id="539589458">
      <w:bodyDiv w:val="1"/>
      <w:marLeft w:val="0"/>
      <w:marRight w:val="0"/>
      <w:marTop w:val="0"/>
      <w:marBottom w:val="0"/>
      <w:divBdr>
        <w:top w:val="none" w:sz="0" w:space="0" w:color="auto"/>
        <w:left w:val="none" w:sz="0" w:space="0" w:color="auto"/>
        <w:bottom w:val="none" w:sz="0" w:space="0" w:color="auto"/>
        <w:right w:val="none" w:sz="0" w:space="0" w:color="auto"/>
      </w:divBdr>
    </w:div>
    <w:div w:id="962921702">
      <w:bodyDiv w:val="1"/>
      <w:marLeft w:val="0"/>
      <w:marRight w:val="0"/>
      <w:marTop w:val="0"/>
      <w:marBottom w:val="0"/>
      <w:divBdr>
        <w:top w:val="none" w:sz="0" w:space="0" w:color="auto"/>
        <w:left w:val="none" w:sz="0" w:space="0" w:color="auto"/>
        <w:bottom w:val="none" w:sz="0" w:space="0" w:color="auto"/>
        <w:right w:val="none" w:sz="0" w:space="0" w:color="auto"/>
      </w:divBdr>
    </w:div>
    <w:div w:id="1017661106">
      <w:bodyDiv w:val="1"/>
      <w:marLeft w:val="0"/>
      <w:marRight w:val="0"/>
      <w:marTop w:val="0"/>
      <w:marBottom w:val="0"/>
      <w:divBdr>
        <w:top w:val="none" w:sz="0" w:space="0" w:color="auto"/>
        <w:left w:val="none" w:sz="0" w:space="0" w:color="auto"/>
        <w:bottom w:val="none" w:sz="0" w:space="0" w:color="auto"/>
        <w:right w:val="none" w:sz="0" w:space="0" w:color="auto"/>
      </w:divBdr>
    </w:div>
    <w:div w:id="1119838861">
      <w:bodyDiv w:val="1"/>
      <w:marLeft w:val="0"/>
      <w:marRight w:val="0"/>
      <w:marTop w:val="0"/>
      <w:marBottom w:val="0"/>
      <w:divBdr>
        <w:top w:val="none" w:sz="0" w:space="0" w:color="auto"/>
        <w:left w:val="none" w:sz="0" w:space="0" w:color="auto"/>
        <w:bottom w:val="none" w:sz="0" w:space="0" w:color="auto"/>
        <w:right w:val="none" w:sz="0" w:space="0" w:color="auto"/>
      </w:divBdr>
    </w:div>
    <w:div w:id="1185022772">
      <w:bodyDiv w:val="1"/>
      <w:marLeft w:val="0"/>
      <w:marRight w:val="0"/>
      <w:marTop w:val="0"/>
      <w:marBottom w:val="0"/>
      <w:divBdr>
        <w:top w:val="none" w:sz="0" w:space="0" w:color="auto"/>
        <w:left w:val="none" w:sz="0" w:space="0" w:color="auto"/>
        <w:bottom w:val="none" w:sz="0" w:space="0" w:color="auto"/>
        <w:right w:val="none" w:sz="0" w:space="0" w:color="auto"/>
      </w:divBdr>
    </w:div>
    <w:div w:id="1192691736">
      <w:bodyDiv w:val="1"/>
      <w:marLeft w:val="0"/>
      <w:marRight w:val="0"/>
      <w:marTop w:val="0"/>
      <w:marBottom w:val="0"/>
      <w:divBdr>
        <w:top w:val="none" w:sz="0" w:space="0" w:color="auto"/>
        <w:left w:val="none" w:sz="0" w:space="0" w:color="auto"/>
        <w:bottom w:val="none" w:sz="0" w:space="0" w:color="auto"/>
        <w:right w:val="none" w:sz="0" w:space="0" w:color="auto"/>
      </w:divBdr>
    </w:div>
    <w:div w:id="1579049794">
      <w:bodyDiv w:val="1"/>
      <w:marLeft w:val="0"/>
      <w:marRight w:val="0"/>
      <w:marTop w:val="0"/>
      <w:marBottom w:val="0"/>
      <w:divBdr>
        <w:top w:val="none" w:sz="0" w:space="0" w:color="auto"/>
        <w:left w:val="none" w:sz="0" w:space="0" w:color="auto"/>
        <w:bottom w:val="none" w:sz="0" w:space="0" w:color="auto"/>
        <w:right w:val="none" w:sz="0" w:space="0" w:color="auto"/>
      </w:divBdr>
    </w:div>
    <w:div w:id="1627005352">
      <w:bodyDiv w:val="1"/>
      <w:marLeft w:val="0"/>
      <w:marRight w:val="0"/>
      <w:marTop w:val="0"/>
      <w:marBottom w:val="0"/>
      <w:divBdr>
        <w:top w:val="none" w:sz="0" w:space="0" w:color="auto"/>
        <w:left w:val="none" w:sz="0" w:space="0" w:color="auto"/>
        <w:bottom w:val="none" w:sz="0" w:space="0" w:color="auto"/>
        <w:right w:val="none" w:sz="0" w:space="0" w:color="auto"/>
      </w:divBdr>
    </w:div>
    <w:div w:id="1769695724">
      <w:bodyDiv w:val="1"/>
      <w:marLeft w:val="0"/>
      <w:marRight w:val="0"/>
      <w:marTop w:val="0"/>
      <w:marBottom w:val="0"/>
      <w:divBdr>
        <w:top w:val="none" w:sz="0" w:space="0" w:color="auto"/>
        <w:left w:val="none" w:sz="0" w:space="0" w:color="auto"/>
        <w:bottom w:val="none" w:sz="0" w:space="0" w:color="auto"/>
        <w:right w:val="none" w:sz="0" w:space="0" w:color="auto"/>
      </w:divBdr>
    </w:div>
    <w:div w:id="1936013011">
      <w:bodyDiv w:val="1"/>
      <w:marLeft w:val="0"/>
      <w:marRight w:val="0"/>
      <w:marTop w:val="0"/>
      <w:marBottom w:val="0"/>
      <w:divBdr>
        <w:top w:val="none" w:sz="0" w:space="0" w:color="auto"/>
        <w:left w:val="none" w:sz="0" w:space="0" w:color="auto"/>
        <w:bottom w:val="none" w:sz="0" w:space="0" w:color="auto"/>
        <w:right w:val="none" w:sz="0" w:space="0" w:color="auto"/>
      </w:divBdr>
    </w:div>
    <w:div w:id="1941183544">
      <w:bodyDiv w:val="1"/>
      <w:marLeft w:val="0"/>
      <w:marRight w:val="0"/>
      <w:marTop w:val="0"/>
      <w:marBottom w:val="0"/>
      <w:divBdr>
        <w:top w:val="none" w:sz="0" w:space="0" w:color="auto"/>
        <w:left w:val="none" w:sz="0" w:space="0" w:color="auto"/>
        <w:bottom w:val="none" w:sz="0" w:space="0" w:color="auto"/>
        <w:right w:val="none" w:sz="0" w:space="0" w:color="auto"/>
      </w:divBdr>
    </w:div>
    <w:div w:id="2053461960">
      <w:bodyDiv w:val="1"/>
      <w:marLeft w:val="0"/>
      <w:marRight w:val="0"/>
      <w:marTop w:val="0"/>
      <w:marBottom w:val="0"/>
      <w:divBdr>
        <w:top w:val="none" w:sz="0" w:space="0" w:color="auto"/>
        <w:left w:val="none" w:sz="0" w:space="0" w:color="auto"/>
        <w:bottom w:val="none" w:sz="0" w:space="0" w:color="auto"/>
        <w:right w:val="none" w:sz="0" w:space="0" w:color="auto"/>
      </w:divBdr>
    </w:div>
    <w:div w:id="2141069649">
      <w:bodyDiv w:val="1"/>
      <w:marLeft w:val="0"/>
      <w:marRight w:val="0"/>
      <w:marTop w:val="0"/>
      <w:marBottom w:val="0"/>
      <w:divBdr>
        <w:top w:val="none" w:sz="0" w:space="0" w:color="auto"/>
        <w:left w:val="none" w:sz="0" w:space="0" w:color="auto"/>
        <w:bottom w:val="none" w:sz="0" w:space="0" w:color="auto"/>
        <w:right w:val="none" w:sz="0" w:space="0" w:color="auto"/>
      </w:divBdr>
      <w:divsChild>
        <w:div w:id="1810634801">
          <w:marLeft w:val="0"/>
          <w:marRight w:val="0"/>
          <w:marTop w:val="0"/>
          <w:marBottom w:val="0"/>
          <w:divBdr>
            <w:top w:val="none" w:sz="0" w:space="0" w:color="auto"/>
            <w:left w:val="none" w:sz="0" w:space="0" w:color="auto"/>
            <w:bottom w:val="none" w:sz="0" w:space="0" w:color="auto"/>
            <w:right w:val="none" w:sz="0" w:space="0" w:color="auto"/>
          </w:divBdr>
        </w:div>
        <w:div w:id="5868832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package" Target="embeddings/Microsoft_Visio___2.vsdx"/><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package" Target="embeddings/Microsoft_Visio___6.vsdx"/><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docs.spring.io/spring-framework/docs/current/spring-framework-reference/testing.html" TargetMode="External"/><Relationship Id="rId63" Type="http://schemas.openxmlformats.org/officeDocument/2006/relationships/hyperlink" Target="https://content.pivotal.io/springone-platform-2017/new-in-spring-framework-5-0-functional-web-framework-arjen-poutsma"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package" Target="embeddings/Microsoft_Visio___1.vsdx"/><Relationship Id="rId32" Type="http://schemas.openxmlformats.org/officeDocument/2006/relationships/package" Target="embeddings/Microsoft_Visio___5.vsdx"/><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spring.io" TargetMode="External"/><Relationship Id="rId58" Type="http://schemas.openxmlformats.org/officeDocument/2006/relationships/hyperlink" Target="https://docs.spring.io/spring/docs/current/spring-framework-reference/web-reactive.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package" Target="embeddings/Microsoft_Visio___3.vsdx"/><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docs.spring.io/spring/docs/current/spring-framework-reference/web.html" TargetMode="External"/><Relationship Id="rId61" Type="http://schemas.openxmlformats.org/officeDocument/2006/relationships/hyperlink" Target="https://content.pivotal.io/springone-platform-2017/spring-framework-5-0-on-jdk-8-9-juergen-hoeller" TargetMode="External"/><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image" Target="media/image10.e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docs.spring.io/spring-framework/docs/current/spring-framework-reference/languages.html" TargetMode="External"/><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package" Target="embeddings/Microsoft_Visio___4.vsdx"/><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docs.spring.io/spring-framework/docs/current/spring-framework-reference/data-access.html" TargetMode="External"/><Relationship Id="rId64" Type="http://schemas.openxmlformats.org/officeDocument/2006/relationships/hyperlink" Target="https://content.pivotal.io/springone-platform-2017/why-spring-loves-kotlin-s%C3%A9bastien-deleuze" TargetMode="Externa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docs.spring.io/spring-framework/docs/current/spring-framework-reference/integration.html" TargetMode="External"/><Relationship Id="rId67" Type="http://schemas.microsoft.com/office/2011/relationships/people" Target="people.xml"/><Relationship Id="rId20" Type="http://schemas.openxmlformats.org/officeDocument/2006/relationships/image" Target="media/image3.png"/><Relationship Id="rId41" Type="http://schemas.openxmlformats.org/officeDocument/2006/relationships/image" Target="media/image18.png"/><Relationship Id="rId54" Type="http://schemas.openxmlformats.org/officeDocument/2006/relationships/hyperlink" Target="https://docs.spring.io/spring-framework/docs/current/spring-framework-reference/core.html" TargetMode="External"/><Relationship Id="rId62" Type="http://schemas.openxmlformats.org/officeDocument/2006/relationships/hyperlink" Target="https://content.pivotal.io/springone-platform-2017/servlet-or-reactive-stacks-the-choice-is-yours-oh-no-the-choice-is-mine-rossen-stoyanche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2C0692-E91E-467F-BF17-9E73CF4F9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3081</TotalTime>
  <Pages>43</Pages>
  <Words>4062</Words>
  <Characters>23158</Characters>
  <Application>Microsoft Office Word</Application>
  <DocSecurity>0</DocSecurity>
  <Lines>192</Lines>
  <Paragraphs>54</Paragraphs>
  <ScaleCrop>false</ScaleCrop>
  <Company/>
  <LinksUpToDate>false</LinksUpToDate>
  <CharactersWithSpaces>27166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xujiayuan</dc:creator>
  <cp:lastModifiedBy>2622537432@qq.com</cp:lastModifiedBy>
  <cp:revision>291</cp:revision>
  <dcterms:created xsi:type="dcterms:W3CDTF">2018-05-19T04:54:00Z</dcterms:created>
  <dcterms:modified xsi:type="dcterms:W3CDTF">2019-05-04T10:10:00Z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